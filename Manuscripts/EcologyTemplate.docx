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77037" w14:textId="000F0A36" w:rsidR="00DF63F3" w:rsidDel="000E50D1" w:rsidRDefault="000E50D1" w:rsidP="00F75D17">
      <w:pPr>
        <w:pStyle w:val="Titlepage"/>
        <w:rPr>
          <w:del w:id="1" w:author="Hart,Sarah" w:date="2022-10-04T14:31:00Z"/>
          <w:szCs w:val="24"/>
        </w:rPr>
      </w:pPr>
      <w:ins w:id="2" w:author="Hart,Sarah" w:date="2022-10-04T14:31:00Z">
        <w:r>
          <w:rPr>
            <w:szCs w:val="24"/>
          </w:rPr>
          <w:t>Title:</w:t>
        </w:r>
      </w:ins>
      <w:del w:id="3" w:author="Hart,Sarah" w:date="2022-10-04T14:31:00Z">
        <w:r w:rsidR="00F75D17" w:rsidRPr="004F66BC" w:rsidDel="000E50D1">
          <w:rPr>
            <w:szCs w:val="24"/>
          </w:rPr>
          <w:delText xml:space="preserve">Journal name: </w:delText>
        </w:r>
        <w:r w:rsidR="00F75D17" w:rsidRPr="004F66BC" w:rsidDel="000E50D1">
          <w:rPr>
            <w:b w:val="0"/>
            <w:bCs w:val="0"/>
            <w:szCs w:val="24"/>
          </w:rPr>
          <w:delText>Ecology</w:delText>
        </w:r>
      </w:del>
    </w:p>
    <w:p w14:paraId="1A661695" w14:textId="77777777" w:rsidR="000E50D1" w:rsidRPr="004F66BC" w:rsidRDefault="000E50D1" w:rsidP="00F75D17">
      <w:pPr>
        <w:pStyle w:val="Titlepage"/>
        <w:rPr>
          <w:ins w:id="4" w:author="Hart,Sarah" w:date="2022-10-04T14:31:00Z"/>
          <w:szCs w:val="24"/>
        </w:rPr>
      </w:pPr>
    </w:p>
    <w:p w14:paraId="777DA66F" w14:textId="22D793B6" w:rsidR="00F75D17" w:rsidRPr="004F66BC" w:rsidDel="000E50D1" w:rsidRDefault="00F75D17" w:rsidP="00F75D17">
      <w:pPr>
        <w:pStyle w:val="Titlepage"/>
        <w:rPr>
          <w:del w:id="5" w:author="Hart,Sarah" w:date="2022-10-04T14:31:00Z"/>
          <w:b w:val="0"/>
          <w:bCs w:val="0"/>
          <w:szCs w:val="24"/>
        </w:rPr>
      </w:pPr>
      <w:del w:id="6" w:author="Hart,Sarah" w:date="2022-10-04T14:31:00Z">
        <w:r w:rsidRPr="004F66BC" w:rsidDel="000E50D1">
          <w:rPr>
            <w:szCs w:val="24"/>
          </w:rPr>
          <w:delText xml:space="preserve">Manuscript type: </w:delText>
        </w:r>
        <w:r w:rsidRPr="004F66BC" w:rsidDel="000E50D1">
          <w:rPr>
            <w:b w:val="0"/>
            <w:bCs w:val="0"/>
            <w:szCs w:val="24"/>
          </w:rPr>
          <w:delText>Article</w:delText>
        </w:r>
      </w:del>
    </w:p>
    <w:p w14:paraId="1628B448" w14:textId="19933FEF" w:rsidR="00F75D17" w:rsidRPr="004F66BC" w:rsidDel="000E50D1" w:rsidRDefault="00F75D17" w:rsidP="00F75D17">
      <w:pPr>
        <w:pStyle w:val="Titlepage"/>
        <w:rPr>
          <w:del w:id="7" w:author="Hart,Sarah" w:date="2022-10-04T14:31:00Z"/>
          <w:szCs w:val="24"/>
        </w:rPr>
      </w:pPr>
      <w:del w:id="8" w:author="Hart,Sarah" w:date="2022-10-04T14:31:00Z">
        <w:r w:rsidRPr="004F66BC" w:rsidDel="000E50D1">
          <w:rPr>
            <w:szCs w:val="24"/>
          </w:rPr>
          <w:delText>Manuscript title:</w:delText>
        </w:r>
      </w:del>
    </w:p>
    <w:p w14:paraId="5AF8E99C" w14:textId="5FB2FAFF" w:rsidR="00DF63F3" w:rsidRPr="004F66BC" w:rsidRDefault="00F75D17" w:rsidP="00F75D17">
      <w:pPr>
        <w:pStyle w:val="Titlepage"/>
        <w:rPr>
          <w:b w:val="0"/>
          <w:bCs w:val="0"/>
          <w:szCs w:val="24"/>
        </w:rPr>
      </w:pPr>
      <w:r w:rsidRPr="004F66BC">
        <w:rPr>
          <w:szCs w:val="24"/>
        </w:rPr>
        <w:t>Author</w:t>
      </w:r>
      <w:ins w:id="9" w:author="Hart,Sarah" w:date="2022-10-04T14:31:00Z">
        <w:r w:rsidR="000E50D1">
          <w:rPr>
            <w:szCs w:val="24"/>
          </w:rPr>
          <w:t>s</w:t>
        </w:r>
      </w:ins>
      <w:del w:id="10" w:author="Hart,Sarah" w:date="2022-10-04T14:31:00Z">
        <w:r w:rsidRPr="004F66BC" w:rsidDel="000E50D1">
          <w:rPr>
            <w:szCs w:val="24"/>
          </w:rPr>
          <w:delText xml:space="preserve"> names</w:delText>
        </w:r>
      </w:del>
      <w:r w:rsidRPr="004F66BC">
        <w:rPr>
          <w:szCs w:val="24"/>
        </w:rPr>
        <w:t xml:space="preserve">: </w:t>
      </w:r>
      <w:r w:rsidR="00A4522F" w:rsidRPr="004F66BC">
        <w:rPr>
          <w:b w:val="0"/>
          <w:bCs w:val="0"/>
          <w:szCs w:val="24"/>
        </w:rPr>
        <w:t>Sarah J. Hart</w:t>
      </w:r>
      <w:ins w:id="11" w:author="Hart,Sarah" w:date="2022-10-04T14:31:00Z">
        <w:r w:rsidR="000E50D1" w:rsidRPr="000E50D1">
          <w:rPr>
            <w:b w:val="0"/>
            <w:bCs w:val="0"/>
            <w:szCs w:val="24"/>
            <w:vertAlign w:val="superscript"/>
            <w:rPrChange w:id="12" w:author="Hart,Sarah" w:date="2022-10-04T14:31:00Z">
              <w:rPr>
                <w:b w:val="0"/>
                <w:bCs w:val="0"/>
                <w:szCs w:val="24"/>
              </w:rPr>
            </w:rPrChange>
          </w:rPr>
          <w:t>1</w:t>
        </w:r>
      </w:ins>
    </w:p>
    <w:p w14:paraId="66C276BF" w14:textId="5FBC260A" w:rsidR="00F75D17" w:rsidRPr="004F66BC" w:rsidDel="000E50D1" w:rsidRDefault="000E50D1" w:rsidP="000E50D1">
      <w:pPr>
        <w:pStyle w:val="Titlepage"/>
        <w:rPr>
          <w:del w:id="13" w:author="Hart,Sarah" w:date="2022-10-04T14:31:00Z"/>
          <w:b w:val="0"/>
          <w:bCs w:val="0"/>
          <w:szCs w:val="24"/>
        </w:rPr>
        <w:pPrChange w:id="14" w:author="Hart,Sarah" w:date="2022-10-04T14:31:00Z">
          <w:pPr>
            <w:pStyle w:val="Titlepage"/>
          </w:pPr>
        </w:pPrChange>
      </w:pPr>
      <w:bookmarkStart w:id="15" w:name="header-1"/>
      <w:ins w:id="16" w:author="Hart,Sarah" w:date="2022-10-04T14:31:00Z">
        <w:r>
          <w:rPr>
            <w:szCs w:val="24"/>
          </w:rPr>
          <w:t xml:space="preserve"> </w:t>
        </w:r>
      </w:ins>
      <w:del w:id="17" w:author="Hart,Sarah" w:date="2022-10-04T14:31:00Z">
        <w:r w:rsidR="00F75D17" w:rsidRPr="004F66BC" w:rsidDel="000E50D1">
          <w:rPr>
            <w:szCs w:val="24"/>
          </w:rPr>
          <w:delText>Affiliations:</w:delText>
        </w:r>
      </w:del>
      <w:r w:rsidR="00F75D17" w:rsidRPr="004F66BC">
        <w:rPr>
          <w:szCs w:val="24"/>
        </w:rPr>
        <w:t xml:space="preserve"> </w:t>
      </w:r>
      <w:r w:rsidR="00F75D17" w:rsidRPr="004F66BC">
        <w:rPr>
          <w:b w:val="0"/>
          <w:bCs w:val="0"/>
          <w:szCs w:val="24"/>
        </w:rPr>
        <w:t>Department of Forest and Rangeland Stewardship, Colorado State University</w:t>
      </w:r>
    </w:p>
    <w:p w14:paraId="37B99134" w14:textId="74A1AC61" w:rsidR="00F75D17" w:rsidRPr="000E50D1" w:rsidRDefault="00F75D17" w:rsidP="00F75D17">
      <w:pPr>
        <w:pStyle w:val="Titlepage"/>
        <w:numPr>
          <w:ilvl w:val="0"/>
          <w:numId w:val="15"/>
        </w:numPr>
        <w:rPr>
          <w:b w:val="0"/>
          <w:bCs w:val="0"/>
          <w:szCs w:val="24"/>
        </w:rPr>
        <w:pPrChange w:id="18" w:author="Hart,Sarah" w:date="2022-10-04T14:31:00Z">
          <w:pPr>
            <w:pStyle w:val="Titlepage"/>
          </w:pPr>
        </w:pPrChange>
      </w:pPr>
      <w:del w:id="19" w:author="Hart,Sarah" w:date="2022-10-04T14:31:00Z">
        <w:r w:rsidRPr="000E50D1" w:rsidDel="000E50D1">
          <w:rPr>
            <w:szCs w:val="24"/>
          </w:rPr>
          <w:delText xml:space="preserve">Corresponding author: </w:delText>
        </w:r>
        <w:r w:rsidRPr="000E50D1" w:rsidDel="000E50D1">
          <w:rPr>
            <w:b w:val="0"/>
            <w:bCs w:val="0"/>
            <w:szCs w:val="24"/>
          </w:rPr>
          <w:delText>Sarah J. Hart</w:delText>
        </w:r>
      </w:del>
      <w:r w:rsidRPr="000E50D1">
        <w:rPr>
          <w:b w:val="0"/>
          <w:bCs w:val="0"/>
          <w:szCs w:val="24"/>
        </w:rPr>
        <w:t xml:space="preserve"> (</w:t>
      </w:r>
      <w:r w:rsidR="00000000">
        <w:fldChar w:fldCharType="begin"/>
      </w:r>
      <w:r w:rsidR="00000000">
        <w:instrText xml:space="preserve"> HYPERLINK "mailto:sarah.hart@colostate.edu" </w:instrText>
      </w:r>
      <w:r w:rsidR="00000000">
        <w:fldChar w:fldCharType="separate"/>
      </w:r>
      <w:r w:rsidRPr="000E50D1">
        <w:rPr>
          <w:rStyle w:val="Hyperlink"/>
          <w:b w:val="0"/>
          <w:bCs w:val="0"/>
          <w:szCs w:val="24"/>
        </w:rPr>
        <w:t>sarah.hart@colostate.edu</w:t>
      </w:r>
      <w:r w:rsidR="00000000" w:rsidRPr="000E50D1">
        <w:rPr>
          <w:rStyle w:val="Hyperlink"/>
          <w:b w:val="0"/>
          <w:bCs w:val="0"/>
          <w:szCs w:val="24"/>
        </w:rPr>
        <w:fldChar w:fldCharType="end"/>
      </w:r>
      <w:r w:rsidRPr="000E50D1">
        <w:rPr>
          <w:b w:val="0"/>
          <w:bCs w:val="0"/>
          <w:szCs w:val="24"/>
        </w:rPr>
        <w:t>)</w:t>
      </w:r>
    </w:p>
    <w:p w14:paraId="26F24F87" w14:textId="3C4C9ED3" w:rsidR="00F75D17" w:rsidRPr="004F66BC" w:rsidRDefault="00F75D17" w:rsidP="00F75D17">
      <w:pPr>
        <w:pStyle w:val="Titlepage"/>
        <w:rPr>
          <w:b w:val="0"/>
          <w:bCs w:val="0"/>
          <w:szCs w:val="24"/>
        </w:rPr>
      </w:pPr>
    </w:p>
    <w:p w14:paraId="60FC85CB" w14:textId="5F017E6D" w:rsidR="00F75D17" w:rsidRPr="004F66BC" w:rsidRDefault="00F75D17" w:rsidP="00F75D17">
      <w:pPr>
        <w:pStyle w:val="Titlepage"/>
        <w:rPr>
          <w:b w:val="0"/>
          <w:bCs w:val="0"/>
          <w:szCs w:val="24"/>
        </w:rPr>
      </w:pPr>
      <w:r w:rsidRPr="004F66BC">
        <w:rPr>
          <w:szCs w:val="24"/>
        </w:rPr>
        <w:t>Open Research Statement:</w:t>
      </w:r>
    </w:p>
    <w:p w14:paraId="3478D57A" w14:textId="77777777" w:rsidR="00F75D17" w:rsidRPr="004F66BC" w:rsidRDefault="00F75D17" w:rsidP="00107236">
      <w:pPr>
        <w:pStyle w:val="Heading1"/>
      </w:pPr>
    </w:p>
    <w:p w14:paraId="5C36ED13" w14:textId="7B8385E3" w:rsidR="00F75D17" w:rsidRPr="004F66BC" w:rsidRDefault="00F75D17" w:rsidP="00F75D17">
      <w:pPr>
        <w:pStyle w:val="Titlepage"/>
        <w:rPr>
          <w:szCs w:val="24"/>
        </w:rPr>
      </w:pPr>
      <w:r w:rsidRPr="004F66BC">
        <w:rPr>
          <w:szCs w:val="24"/>
        </w:rPr>
        <w:t>Key words:</w:t>
      </w:r>
    </w:p>
    <w:p w14:paraId="7FB44B66" w14:textId="42BD84A9" w:rsidR="00F75D17" w:rsidRPr="004F66BC" w:rsidRDefault="00F75D17" w:rsidP="00F75D17">
      <w:pPr>
        <w:pStyle w:val="Titlepage"/>
        <w:rPr>
          <w:szCs w:val="24"/>
        </w:rPr>
      </w:pPr>
    </w:p>
    <w:p w14:paraId="7B9723ED" w14:textId="1D65BA03" w:rsidR="00F75D17" w:rsidRDefault="00F75D17" w:rsidP="00F75D17">
      <w:pPr>
        <w:pStyle w:val="Titlepage"/>
        <w:rPr>
          <w:ins w:id="20" w:author="Hart,Sarah" w:date="2022-10-04T14:31:00Z"/>
          <w:szCs w:val="24"/>
        </w:rPr>
      </w:pPr>
      <w:commentRangeStart w:id="21"/>
      <w:r w:rsidRPr="004F66BC">
        <w:rPr>
          <w:szCs w:val="24"/>
        </w:rPr>
        <w:t>Abstract:</w:t>
      </w:r>
      <w:commentRangeEnd w:id="21"/>
      <w:r w:rsidR="000E50D1">
        <w:rPr>
          <w:rStyle w:val="CommentReference"/>
          <w:rFonts w:eastAsiaTheme="minorHAnsi" w:cstheme="minorBidi"/>
          <w:b w:val="0"/>
          <w:bCs w:val="0"/>
        </w:rPr>
        <w:commentReference w:id="21"/>
      </w:r>
    </w:p>
    <w:p w14:paraId="629DC66D" w14:textId="0BD0058F" w:rsidR="000E50D1" w:rsidRDefault="000E50D1" w:rsidP="00F75D17">
      <w:pPr>
        <w:pStyle w:val="Titlepage"/>
        <w:rPr>
          <w:ins w:id="22" w:author="Hart,Sarah" w:date="2022-10-04T14:31:00Z"/>
          <w:szCs w:val="24"/>
        </w:rPr>
      </w:pPr>
    </w:p>
    <w:p w14:paraId="4671F400" w14:textId="1F912D98" w:rsidR="000E50D1" w:rsidRPr="004F66BC" w:rsidRDefault="000E50D1" w:rsidP="00F75D17">
      <w:pPr>
        <w:pStyle w:val="Titlepage"/>
        <w:rPr>
          <w:b w:val="0"/>
          <w:bCs w:val="0"/>
          <w:szCs w:val="24"/>
        </w:rPr>
      </w:pPr>
      <w:ins w:id="23" w:author="Hart,Sarah" w:date="2022-10-04T14:31:00Z">
        <w:r>
          <w:rPr>
            <w:szCs w:val="24"/>
          </w:rPr>
          <w:t>Synthesis</w:t>
        </w:r>
      </w:ins>
    </w:p>
    <w:p w14:paraId="06C799F6" w14:textId="11531269" w:rsidR="006A14AC" w:rsidRPr="004F66BC" w:rsidRDefault="00F75D17" w:rsidP="006A14AC">
      <w:pPr>
        <w:pStyle w:val="Heading1"/>
      </w:pPr>
      <w:r w:rsidRPr="004F66BC">
        <w:br w:type="page"/>
      </w:r>
      <w:bookmarkStart w:id="24" w:name="introduction"/>
      <w:r w:rsidR="006A14AC" w:rsidRPr="004F66BC">
        <w:lastRenderedPageBreak/>
        <w:t>Introduction</w:t>
      </w:r>
    </w:p>
    <w:p w14:paraId="326A2A57" w14:textId="2A512CD9" w:rsidR="006A14AC" w:rsidRPr="004F66BC" w:rsidRDefault="006A14AC" w:rsidP="006A14AC">
      <w:pPr>
        <w:pStyle w:val="FirstParagraph"/>
      </w:pPr>
      <w:r w:rsidRPr="004F66BC">
        <w:t xml:space="preserve">A central goal of ecology is to understand how community diversity influences interactions between natural enemies and their resources </w:t>
      </w:r>
      <w:r w:rsidR="008852F0">
        <w:fldChar w:fldCharType="begin"/>
      </w:r>
      <w:r w:rsidR="008852F0">
        <w:instrText xml:space="preserve"> ADDIN ZOTERO_ITEM CSL_CITATION {"citationID":"ZczIzn06","properties":{"formattedCitation":"(Tilman et al. 1997)","plainCitation":"(Tilman et al. 1997)","noteIndex":0},"citationItems":[{"id":4003,"uris":["http://zotero.org/users/238801/items/QFXJY94L"],"itemData":{"id":4003,"type":"article-journal","abstract":"Humans are modifying both the identities and numbers of species in ecosystems, but the impacts of such changes on ecosystem processes are controversial. Plant species diversity, functional diversity, and functional composition were experimentally varied ...","archive_location":"world","container-title":"Science","DOI":"10.1126/science.277.5330.1300","language":"EN","note":"publisher: American Association for the Advancement of Science","source":"www.science.org","title":"The Influence of Functional Diversity and Composition on Ecosystem Processes","URL":"https://www.science.org/doi/abs/10.1126/science.277.5330.1300","author":[{"family":"Tilman","given":"David"},{"family":"Knops","given":"Johannes"},{"family":"Wedin","given":"David"},{"family":"Reich","given":"Peter"},{"family":"Ritchie","given":"Mark"},{"family":"Siemann","given":"Evan"}],"accessed":{"date-parts":[["2022",2,1]]},"issued":{"date-parts":[["1997",8,29]]}}}],"schema":"https://github.com/citation-style-language/schema/raw/master/csl-citation.json"} </w:instrText>
      </w:r>
      <w:r w:rsidR="008852F0">
        <w:fldChar w:fldCharType="separate"/>
      </w:r>
      <w:r w:rsidR="008852F0">
        <w:rPr>
          <w:noProof/>
        </w:rPr>
        <w:t>(Tilman et al. 1997)</w:t>
      </w:r>
      <w:r w:rsidR="008852F0">
        <w:fldChar w:fldCharType="end"/>
      </w:r>
      <w:ins w:id="25" w:author="Hart,Sarah" w:date="2022-09-27T11:34:00Z">
        <w:r w:rsidR="008852F0">
          <w:t xml:space="preserve">. </w:t>
        </w:r>
      </w:ins>
      <w:del w:id="26" w:author="Hart,Sarah" w:date="2022-09-27T11:34:00Z">
        <w:r w:rsidRPr="004F66BC" w:rsidDel="008852F0">
          <w:delText>(</w:delText>
        </w:r>
        <w:r w:rsidRPr="004F66BC" w:rsidDel="008852F0">
          <w:rPr>
            <w:b/>
            <w:bCs/>
          </w:rPr>
          <w:delText>tilman_influence_1997?</w:delText>
        </w:r>
        <w:r w:rsidRPr="004F66BC" w:rsidDel="008852F0">
          <w:delText xml:space="preserve">). </w:delText>
        </w:r>
      </w:del>
      <w:r w:rsidRPr="004F66BC">
        <w:t>In the case of plant-herbivore interactions, greater plant diversity often reduces the effects of herbivory (i.e., ‘associational resistance,’ Barbosa et al. 2009), particularly when herbivores are specialists capable of rapid population growth (</w:t>
      </w:r>
      <w:r w:rsidRPr="004F66BC">
        <w:rPr>
          <w:b/>
          <w:bCs/>
        </w:rPr>
        <w:t>otway_resource_2005?</w:t>
      </w:r>
      <w:r w:rsidRPr="004F66BC">
        <w:t xml:space="preserve">). While increases in plant diversity may decrease the effects of herbivore species on individuals and populations of plants, it is also hypothesized to increase herbivore richness (i.e., ‘resource specialization hypothesis,’ </w:t>
      </w:r>
      <w:r w:rsidRPr="004F66BC">
        <w:rPr>
          <w:b/>
          <w:bCs/>
        </w:rPr>
        <w:t>keddy_plant_1984?</w:t>
      </w:r>
      <w:r w:rsidRPr="004F66BC">
        <w:t>). Greater herbivore richness is expected lead to more efficient resource use and greater depletion of the plant community, especially when herbivores are specialists and plant communities (</w:t>
      </w:r>
      <w:r w:rsidRPr="004F66BC">
        <w:rPr>
          <w:b/>
          <w:bCs/>
        </w:rPr>
        <w:t>cardinale_effects_2006?</w:t>
      </w:r>
      <w:r w:rsidRPr="004F66BC">
        <w:t xml:space="preserve">, </w:t>
      </w:r>
      <w:r w:rsidRPr="004F66BC">
        <w:rPr>
          <w:b/>
          <w:bCs/>
        </w:rPr>
        <w:t>finke_niche_2008?</w:t>
      </w:r>
      <w:r w:rsidRPr="004F66BC">
        <w:t>). Yet little research has examined the effects of plant diversity on community-level outcomes of herbivory, which critically may drive key ecosystem processes (</w:t>
      </w:r>
      <w:r w:rsidRPr="004F66BC">
        <w:rPr>
          <w:b/>
          <w:bCs/>
        </w:rPr>
        <w:t>mulder_insects_1999?</w:t>
      </w:r>
      <w:r w:rsidRPr="004F66BC">
        <w:t>). This is particularly true in natural systems, where the number of potential interactions is high, the effects of different herbivores on their focal host populations often differ greatly, and the changes in plant diversity may be convoluted with changes in host quality (</w:t>
      </w:r>
      <w:proofErr w:type="spellStart"/>
      <w:r w:rsidRPr="004F66BC">
        <w:t>Jactel</w:t>
      </w:r>
      <w:proofErr w:type="spellEnd"/>
      <w:r w:rsidRPr="004F66BC">
        <w:t xml:space="preserve"> et al. 2021).</w:t>
      </w:r>
    </w:p>
    <w:p w14:paraId="2DE71962" w14:textId="024905F6" w:rsidR="006A14AC" w:rsidRPr="004F66BC" w:rsidRDefault="006A14AC" w:rsidP="006A14AC">
      <w:pPr>
        <w:pStyle w:val="BodyText"/>
      </w:pPr>
      <w:r w:rsidRPr="004F66BC">
        <w:t xml:space="preserve">Native bark beetles (Curculionidae: </w:t>
      </w:r>
      <w:proofErr w:type="spellStart"/>
      <w:r w:rsidRPr="004F66BC">
        <w:t>Scolytinae</w:t>
      </w:r>
      <w:proofErr w:type="spellEnd"/>
      <w:r w:rsidRPr="004F66BC">
        <w:t xml:space="preserve">) are key drivers of the structure, composition, and function of conifer forests across the western United States, where recent outbreaks have caused the death of 3.8 billion trees [1997-2018; </w:t>
      </w:r>
      <w:proofErr w:type="spellStart"/>
      <w:r w:rsidRPr="004F66BC">
        <w:t>Hicke</w:t>
      </w:r>
      <w:proofErr w:type="spellEnd"/>
      <w:r w:rsidRPr="004F66BC">
        <w:t xml:space="preserve"> et al. (2020)]. While across the region there are more than 25 native bark beetle species, the mountain pine beetle (MPB; </w:t>
      </w:r>
      <w:proofErr w:type="spellStart"/>
      <w:r w:rsidRPr="004F66BC">
        <w:rPr>
          <w:i/>
          <w:iCs/>
        </w:rPr>
        <w:t>Dendroctonus</w:t>
      </w:r>
      <w:proofErr w:type="spellEnd"/>
      <w:r w:rsidRPr="004F66BC">
        <w:rPr>
          <w:i/>
          <w:iCs/>
        </w:rPr>
        <w:t xml:space="preserve"> </w:t>
      </w:r>
      <w:proofErr w:type="spellStart"/>
      <w:r w:rsidRPr="004F66BC">
        <w:rPr>
          <w:i/>
          <w:iCs/>
        </w:rPr>
        <w:t>ponderosae</w:t>
      </w:r>
      <w:proofErr w:type="spellEnd"/>
      <w:r w:rsidRPr="004F66BC">
        <w:t xml:space="preserve">), spruce beetle (SB; </w:t>
      </w:r>
      <w:proofErr w:type="spellStart"/>
      <w:r w:rsidRPr="004F66BC">
        <w:rPr>
          <w:i/>
          <w:iCs/>
        </w:rPr>
        <w:t>Dendroctonus</w:t>
      </w:r>
      <w:proofErr w:type="spellEnd"/>
      <w:r w:rsidRPr="004F66BC">
        <w:rPr>
          <w:i/>
          <w:iCs/>
        </w:rPr>
        <w:t xml:space="preserve"> </w:t>
      </w:r>
      <w:proofErr w:type="spellStart"/>
      <w:r w:rsidRPr="004F66BC">
        <w:rPr>
          <w:i/>
          <w:iCs/>
        </w:rPr>
        <w:t>rufipennis</w:t>
      </w:r>
      <w:proofErr w:type="spellEnd"/>
      <w:r w:rsidRPr="004F66BC">
        <w:t xml:space="preserve">), and western balsam bark beetle (WBBB; </w:t>
      </w:r>
      <w:proofErr w:type="spellStart"/>
      <w:r w:rsidRPr="004F66BC">
        <w:rPr>
          <w:i/>
          <w:iCs/>
        </w:rPr>
        <w:t>Dryocoetes</w:t>
      </w:r>
      <w:proofErr w:type="spellEnd"/>
      <w:r w:rsidRPr="004F66BC">
        <w:rPr>
          <w:i/>
          <w:iCs/>
        </w:rPr>
        <w:t xml:space="preserve"> </w:t>
      </w:r>
      <w:del w:id="27" w:author="Hart,Sarah" w:date="2022-10-03T16:47:00Z">
        <w:r w:rsidRPr="004F66BC" w:rsidDel="00107E2D">
          <w:rPr>
            <w:i/>
            <w:iCs/>
          </w:rPr>
          <w:delText>confusus</w:delText>
        </w:r>
      </w:del>
      <w:ins w:id="28" w:author="Hart,Sarah" w:date="2022-10-03T16:47:00Z">
        <w:r w:rsidR="00107E2D">
          <w:rPr>
            <w:i/>
            <w:iCs/>
          </w:rPr>
          <w:t>confuses</w:t>
        </w:r>
        <w:r w:rsidR="00107E2D">
          <w:t>)</w:t>
        </w:r>
      </w:ins>
      <w:del w:id="29" w:author="Hart,Sarah" w:date="2022-10-03T16:47:00Z">
        <w:r w:rsidRPr="004F66BC" w:rsidDel="00107E2D">
          <w:delText>)</w:delText>
        </w:r>
      </w:del>
      <w:r w:rsidRPr="004F66BC">
        <w:t xml:space="preserve"> collectively have caused over 70% of the bark beetle-attributed tree mortality, most of which has occurred in high elevation forests (</w:t>
      </w:r>
      <w:proofErr w:type="spellStart"/>
      <w:r w:rsidRPr="004F66BC">
        <w:t>Hicke</w:t>
      </w:r>
      <w:proofErr w:type="spellEnd"/>
      <w:r w:rsidRPr="004F66BC">
        <w:t xml:space="preserve"> et al. 2020).</w:t>
      </w:r>
    </w:p>
    <w:p w14:paraId="15C58CE9" w14:textId="392CD5D1" w:rsidR="006A14AC" w:rsidRPr="004F66BC" w:rsidRDefault="006A14AC" w:rsidP="006A14AC">
      <w:pPr>
        <w:pStyle w:val="BodyText"/>
      </w:pPr>
      <w:r w:rsidRPr="004F66BC">
        <w:t>Bark beetles bore through a tree’s bark, where they mate, oviposit their eggs, and introduce pathogenic fungi (</w:t>
      </w:r>
      <w:r w:rsidRPr="004F66BC">
        <w:rPr>
          <w:b/>
          <w:bCs/>
        </w:rPr>
        <w:t>raffa_natural_2015?</w:t>
      </w:r>
      <w:r w:rsidRPr="004F66BC">
        <w:t>). Larvae feeding upon the phloem and fungal spread stop the translocation of water and nutrients, typically leading to tree death. Conifer defense against bark beetles consists primarily of resin exudation that physically expels the beetle and the production of chemical defenses, which repel and kill attacking beetles (</w:t>
      </w:r>
      <w:r w:rsidRPr="004F66BC">
        <w:rPr>
          <w:b/>
          <w:bCs/>
        </w:rPr>
        <w:t>krokene_conifer_2015?</w:t>
      </w:r>
      <w:r w:rsidRPr="004F66BC">
        <w:t xml:space="preserve">). To overcome these defenses, bark beetles rely on a mass-attack strategy, where pioneering beetles emit aggregation pheromones that call conspecifics to the focal tree. While bark beetles typically exist at low population levels and attack weakened trees, increases in population size allow bark beetles to attack increasingly better defended trees. The eruption of bark beetle populations to outbreak conditions is complex, but requires abundant, </w:t>
      </w:r>
      <w:r w:rsidRPr="004F66BC">
        <w:lastRenderedPageBreak/>
        <w:t xml:space="preserve">large diameter hosts, which reflects past natural disturbance and land-use history (Veblen et al. 1994). Given a susceptible landscape, outbreaks </w:t>
      </w:r>
      <w:proofErr w:type="spellStart"/>
      <w:r w:rsidRPr="004F66BC">
        <w:t>my</w:t>
      </w:r>
      <w:proofErr w:type="spellEnd"/>
      <w:r w:rsidRPr="004F66BC">
        <w:t xml:space="preserve"> be initiated by events that increase bark beetle development rates, notably temperature (Bentz et al. 1991, Hansen et al. 2001, Bone and Nelson 2019, </w:t>
      </w:r>
      <w:r w:rsidRPr="004F66BC">
        <w:rPr>
          <w:b/>
          <w:bCs/>
        </w:rPr>
        <w:t>howe_landscape_2022?</w:t>
      </w:r>
      <w:r w:rsidRPr="004F66BC">
        <w:t>), or events that decrease host tree resistance to bark beetle colonization [e.g., drought; Chapman et al. (2012); Hart et al. (2014); (</w:t>
      </w:r>
      <w:proofErr w:type="spellStart"/>
      <w:r w:rsidRPr="004F66BC">
        <w:rPr>
          <w:b/>
          <w:bCs/>
        </w:rPr>
        <w:t>harvey</w:t>
      </w:r>
      <w:proofErr w:type="spellEnd"/>
      <w:ins w:id="30" w:author="Hart,Sarah" w:date="2022-09-27T11:35:00Z">
        <w:r w:rsidR="008852F0">
          <w:rPr>
            <w:b/>
            <w:bCs/>
          </w:rPr>
          <w:pgNum/>
        </w:r>
        <w:r w:rsidR="008852F0">
          <w:rPr>
            <w:b/>
            <w:bCs/>
          </w:rPr>
          <w:t>arvey</w:t>
        </w:r>
      </w:ins>
      <w:r w:rsidRPr="004F66BC">
        <w:rPr>
          <w:b/>
          <w:bCs/>
        </w:rPr>
        <w:t>_drougthy_2021?</w:t>
      </w:r>
      <w:r w:rsidRPr="004F66BC">
        <w:t>)].</w:t>
      </w:r>
    </w:p>
    <w:p w14:paraId="56BB84FC" w14:textId="77777777" w:rsidR="006A14AC" w:rsidRPr="004F66BC" w:rsidRDefault="006A14AC" w:rsidP="006A14AC">
      <w:pPr>
        <w:pStyle w:val="BodyText"/>
      </w:pPr>
      <w:r w:rsidRPr="004F66BC">
        <w:t>Associational resistance is commonly hypothesized to occur due to several non-mutually exclusive mechanisms. First, herbivory may be lower in more diverse systems if herbivores are less likely to find, stay, and reproduce in areas where their hosts are less abundant (i.e., ‘resource concentration hypothesis,’ Root 1973). Second, reductions in herbivory may occur if heterospecific neighbors mask chemical or visual cues that herbivores use to find their hosts makes it challenging for insects to find their hosts (</w:t>
      </w:r>
      <w:proofErr w:type="spellStart"/>
      <w:r w:rsidRPr="004F66BC">
        <w:t>Schiebe</w:t>
      </w:r>
      <w:proofErr w:type="spellEnd"/>
      <w:r w:rsidRPr="004F66BC">
        <w:t xml:space="preserve"> et al. 2011, </w:t>
      </w:r>
      <w:proofErr w:type="spellStart"/>
      <w:r w:rsidRPr="004F66BC">
        <w:t>Castagneyrol</w:t>
      </w:r>
      <w:proofErr w:type="spellEnd"/>
      <w:r w:rsidRPr="004F66BC">
        <w:t xml:space="preserve"> et al. 2014, i.e. ‘host apparency hypothesis,’ </w:t>
      </w:r>
      <w:r w:rsidRPr="004F66BC">
        <w:rPr>
          <w:b/>
          <w:bCs/>
        </w:rPr>
        <w:t>feeny_plant_1976?</w:t>
      </w:r>
      <w:r w:rsidRPr="004F66BC">
        <w:t xml:space="preserve">), Third, heterospecific neighbors may increase the abundance of herbivore natural enemies [i.e., ‘enemies hypothesis’, </w:t>
      </w:r>
      <w:proofErr w:type="spellStart"/>
      <w:r w:rsidRPr="004F66BC">
        <w:t>Staab</w:t>
      </w:r>
      <w:proofErr w:type="spellEnd"/>
      <w:r w:rsidRPr="004F66BC">
        <w:t xml:space="preserve"> and Schuldt (2020).</w:t>
      </w:r>
    </w:p>
    <w:p w14:paraId="72E9962E" w14:textId="77777777" w:rsidR="006A14AC" w:rsidRPr="004F66BC" w:rsidRDefault="006A14AC" w:rsidP="006A14AC">
      <w:pPr>
        <w:pStyle w:val="BodyText"/>
      </w:pPr>
      <w:r w:rsidRPr="004F66BC">
        <w:t>To better understand interactions between tree and bark beetle communities in subalpine forests, we used a large dataset consisting of XXX,XXX plots established by the United States Forest Service Forest Inventory and Analysis Program. The FIA program inventories all public and private forested land using a spatially and temporally distributed sampling design, making it useful for the study of tree species distributions (e.g., Iverson and Prasad 1998, Rehfeldt et al. 2006) and tree demography DeRose et al. (2013). In the Western US, all FIA plots are visited once every ten years (Gray et al. 2012). At each plot, field crews collect data within four 7.32 m radius subplots arranged in a fixed pattern. For each tree within the plot, field crews record the species, size (diameter at breast height; DBH), and status (live or dead) for trees (&gt;= 12.7 cm DBH). For each live tree, field crews additionally record up to three damaging agents likely to prevent the tree from surviving &gt;2 years, reduce the growth of the tree in the near term, or negatively affect the tree’s marketable products (e.g., MPB) (Burrill et al. 2017). For dead trees that were alive at the previous visit, the proximate cause of death is also collected for any tree that was alive at the previous visit and at revisit is dead using visible evidence (e.g., fire scars, bark beetle galleries). Because identifying the mortality agent is more challenging, cause of death codes are broad (e.g., “insect” or “disease”).</w:t>
      </w:r>
    </w:p>
    <w:p w14:paraId="06334C5D" w14:textId="77777777" w:rsidR="006A14AC" w:rsidRPr="004F66BC" w:rsidRDefault="006A14AC" w:rsidP="006A14AC">
      <w:pPr>
        <w:pStyle w:val="BodyText"/>
      </w:pPr>
      <w:r w:rsidRPr="004F66BC">
        <w:t>Specifically, we ask:</w:t>
      </w:r>
    </w:p>
    <w:p w14:paraId="790543C1" w14:textId="77777777" w:rsidR="006A14AC" w:rsidRPr="004F66BC" w:rsidRDefault="006A14AC" w:rsidP="006A14AC">
      <w:pPr>
        <w:numPr>
          <w:ilvl w:val="0"/>
          <w:numId w:val="13"/>
        </w:numPr>
      </w:pPr>
      <w:r w:rsidRPr="004F66BC">
        <w:t>How have host abundance and size influenced patterns of outbreak occurrence during the recent period of widespread bark beetle outbreaks?</w:t>
      </w:r>
    </w:p>
    <w:p w14:paraId="5A053740" w14:textId="77777777" w:rsidR="006A14AC" w:rsidRPr="004F66BC" w:rsidRDefault="006A14AC" w:rsidP="006A14AC">
      <w:pPr>
        <w:numPr>
          <w:ilvl w:val="0"/>
          <w:numId w:val="13"/>
        </w:numPr>
      </w:pPr>
      <w:r w:rsidRPr="004F66BC">
        <w:t>Do stand conditions suitable for multiple outbreaks commonly co-occur?</w:t>
      </w:r>
    </w:p>
    <w:p w14:paraId="15258112" w14:textId="77777777" w:rsidR="006A14AC" w:rsidRPr="004F66BC" w:rsidRDefault="006A14AC" w:rsidP="006A14AC">
      <w:pPr>
        <w:numPr>
          <w:ilvl w:val="0"/>
          <w:numId w:val="13"/>
        </w:numPr>
      </w:pPr>
      <w:r w:rsidRPr="004F66BC">
        <w:t>Does outbreak occurrence or basal area loss increase with the number of susceptible hosts?</w:t>
      </w:r>
    </w:p>
    <w:p w14:paraId="5AD55BD1" w14:textId="77777777" w:rsidR="006A14AC" w:rsidRPr="004F66BC" w:rsidRDefault="006A14AC" w:rsidP="006A14AC">
      <w:pPr>
        <w:numPr>
          <w:ilvl w:val="0"/>
          <w:numId w:val="13"/>
        </w:numPr>
      </w:pPr>
      <w:r w:rsidRPr="004F66BC">
        <w:t>Does the co-occurrence of multiple bark beetle species result in more severe cumulative bark beetle mortality?</w:t>
      </w:r>
    </w:p>
    <w:p w14:paraId="46303751" w14:textId="77777777" w:rsidR="006A14AC" w:rsidRPr="004F66BC" w:rsidRDefault="006A14AC" w:rsidP="006A14AC">
      <w:pPr>
        <w:pStyle w:val="FirstParagraph"/>
      </w:pPr>
      <w:r w:rsidRPr="004F66BC">
        <w:t>We expect that the probability of outbreak will increase with host basal area and size (i.e., resource concentration hypothesis). If the probability of outbreak increases with host basal area and host dominance, than stand conditions suitable for multiple outbreaks should be relatively rare.</w:t>
      </w:r>
    </w:p>
    <w:p w14:paraId="42C708D3" w14:textId="77777777" w:rsidR="006A14AC" w:rsidRPr="004F66BC" w:rsidRDefault="006A14AC" w:rsidP="006A14AC">
      <w:pPr>
        <w:pStyle w:val="BodyText"/>
      </w:pPr>
      <w:r w:rsidRPr="004F66BC">
        <w:lastRenderedPageBreak/>
        <w:t>When stands are susceptible to outbreaks of multiple species of bark beetles, we expect that the probability of an outbreak occurring is greater when more hosts are present (i.e., resource specialization hypothesis). If resource specialization effects drive cumulative mortality due to bark beetle outbreaks, than outbreak severity should be greater in stands with more hosts. Alternatively, if resource concentration effects are more important in driving bark beetle activity than</w:t>
      </w:r>
    </w:p>
    <w:p w14:paraId="68AA5DCB" w14:textId="77777777" w:rsidR="006A14AC" w:rsidRPr="004F66BC" w:rsidRDefault="006A14AC" w:rsidP="006A14AC">
      <w:pPr>
        <w:pStyle w:val="BodyText"/>
      </w:pPr>
      <w:r w:rsidRPr="004F66BC">
        <w:t xml:space="preserve">We also expected the severity of bark beetle infestation to vary with the number of agents present, but with two alternative hypotheses. If the population dynamics of each bark beetle species are independent or competitive release causes decreased investment in defense, then stands affected by multiple bark beetle species will experience higher tree mortality than stands with only one agent. Alternatively, lower tree mortality may occur if concurrent outbreaks of bark beetles of different species cause </w:t>
      </w:r>
      <w:proofErr w:type="spellStart"/>
      <w:r w:rsidRPr="004F66BC">
        <w:t>semiochemical</w:t>
      </w:r>
      <w:proofErr w:type="spellEnd"/>
      <w:r w:rsidRPr="004F66BC">
        <w:t xml:space="preserve"> confusion.</w:t>
      </w:r>
    </w:p>
    <w:p w14:paraId="6ADD1819" w14:textId="77777777" w:rsidR="006A14AC" w:rsidRPr="004F66BC" w:rsidRDefault="006A14AC" w:rsidP="006A14AC">
      <w:pPr>
        <w:pStyle w:val="BodyText"/>
      </w:pPr>
      <w:r w:rsidRPr="004F66BC">
        <w:t>Given the occurrence of bark beetle outbreak, we further expect that basal area loss will be greater in stands affected by multiple species of bark beetles.</w:t>
      </w:r>
    </w:p>
    <w:p w14:paraId="3EF271BD" w14:textId="77777777" w:rsidR="006A14AC" w:rsidRPr="004F66BC" w:rsidRDefault="006A14AC" w:rsidP="006A14AC">
      <w:pPr>
        <w:pStyle w:val="BodyText"/>
      </w:pPr>
      <w:r w:rsidRPr="004F66BC">
        <w:t>In contrast, we expect that the severity of outbreak for each bark beetle species will be lower when stands consist of multiple hosts (i.e., associational resistance), but that the probability of outbreak of any bark beetle species will be greater in stands that consist of multiple hosts.</w:t>
      </w:r>
    </w:p>
    <w:p w14:paraId="760246D5" w14:textId="120BDBAE" w:rsidR="006A14AC" w:rsidRPr="004F66BC" w:rsidRDefault="000E50D1" w:rsidP="006A14AC">
      <w:pPr>
        <w:pStyle w:val="Heading1"/>
      </w:pPr>
      <w:bookmarkStart w:id="31" w:name="methods"/>
      <w:bookmarkEnd w:id="24"/>
      <w:ins w:id="32" w:author="Hart,Sarah" w:date="2022-10-04T14:32:00Z">
        <w:r>
          <w:t xml:space="preserve">Materials and </w:t>
        </w:r>
      </w:ins>
      <w:r w:rsidR="006A14AC" w:rsidRPr="004F66BC">
        <w:t>Methods</w:t>
      </w:r>
    </w:p>
    <w:p w14:paraId="50645E27" w14:textId="77777777" w:rsidR="006A14AC" w:rsidRPr="004F66BC" w:rsidRDefault="006A14AC" w:rsidP="006A14AC">
      <w:pPr>
        <w:pStyle w:val="Heading2"/>
      </w:pPr>
      <w:bookmarkStart w:id="33" w:name="study-area"/>
      <w:r w:rsidRPr="004F66BC">
        <w:t>Study area</w:t>
      </w:r>
    </w:p>
    <w:p w14:paraId="357CD2EA" w14:textId="2C81096C" w:rsidR="006A14AC" w:rsidRDefault="006A14AC" w:rsidP="006A14AC">
      <w:pPr>
        <w:pStyle w:val="FirstParagraph"/>
        <w:rPr>
          <w:ins w:id="34" w:author="Hart,Sarah" w:date="2022-09-27T12:24:00Z"/>
        </w:rPr>
      </w:pPr>
      <w:r w:rsidRPr="004F66BC">
        <w:t>The study area consists of subalpine forests dominated by lodgepole pine (</w:t>
      </w:r>
      <w:r w:rsidRPr="004F66BC">
        <w:rPr>
          <w:i/>
          <w:iCs/>
        </w:rPr>
        <w:t>Pinus contorta</w:t>
      </w:r>
      <w:r w:rsidRPr="004F66BC">
        <w:t>), subalpine fir (</w:t>
      </w:r>
      <w:r w:rsidRPr="004F66BC">
        <w:rPr>
          <w:i/>
          <w:iCs/>
        </w:rPr>
        <w:t xml:space="preserve">Abies </w:t>
      </w:r>
      <w:proofErr w:type="spellStart"/>
      <w:r w:rsidRPr="004F66BC">
        <w:rPr>
          <w:i/>
          <w:iCs/>
        </w:rPr>
        <w:t>lasiocarpa</w:t>
      </w:r>
      <w:proofErr w:type="spellEnd"/>
      <w:r w:rsidRPr="004F66BC">
        <w:t>), and/or Engelmann spruce (</w:t>
      </w:r>
      <w:proofErr w:type="spellStart"/>
      <w:r w:rsidRPr="004F66BC">
        <w:rPr>
          <w:i/>
          <w:iCs/>
        </w:rPr>
        <w:t>Picea</w:t>
      </w:r>
      <w:proofErr w:type="spellEnd"/>
      <w:r w:rsidRPr="004F66BC">
        <w:rPr>
          <w:i/>
          <w:iCs/>
        </w:rPr>
        <w:t xml:space="preserve"> </w:t>
      </w:r>
      <w:proofErr w:type="spellStart"/>
      <w:r w:rsidRPr="004F66BC">
        <w:rPr>
          <w:i/>
          <w:iCs/>
        </w:rPr>
        <w:t>engelmannii</w:t>
      </w:r>
      <w:proofErr w:type="spellEnd"/>
      <w:r w:rsidRPr="004F66BC">
        <w:t xml:space="preserve">) located in the Intermountain West </w:t>
      </w:r>
      <w:del w:id="35" w:author="Hart,Sarah" w:date="2022-09-27T11:35:00Z">
        <w:r w:rsidRPr="004F66BC" w:rsidDel="008852F0">
          <w:delText>(i.e., Arizona, New Mexico, Colorado, Utah, Nevada, Idaho, Montana, and Wyoming)</w:delText>
        </w:r>
      </w:del>
      <w:ins w:id="36" w:author="Hart,Sarah" w:date="2022-09-27T11:35:00Z">
        <w:r w:rsidR="008852F0">
          <w:t>(Fig. 1)</w:t>
        </w:r>
      </w:ins>
      <w:r w:rsidRPr="004F66BC">
        <w:t xml:space="preserve">. While these species are present in several other western states, </w:t>
      </w:r>
      <w:del w:id="37" w:author="Hart,Sarah" w:date="2022-09-27T11:35:00Z">
        <w:r w:rsidRPr="004F66BC" w:rsidDel="008852F0">
          <w:delText xml:space="preserve">we constrained </w:delText>
        </w:r>
      </w:del>
      <w:r w:rsidRPr="004F66BC">
        <w:t>our analyses</w:t>
      </w:r>
      <w:ins w:id="38" w:author="Hart,Sarah" w:date="2022-09-27T11:35:00Z">
        <w:r w:rsidR="008852F0">
          <w:t xml:space="preserve"> were constrained</w:t>
        </w:r>
      </w:ins>
      <w:r w:rsidRPr="004F66BC">
        <w:t xml:space="preserve"> to the Intermountain West because of regional differences in data collection </w:t>
      </w:r>
      <w:del w:id="39" w:author="Hart,Sarah" w:date="2022-09-27T11:35:00Z">
        <w:r w:rsidRPr="004F66BC" w:rsidDel="008852F0">
          <w:delText xml:space="preserve">that exist </w:delText>
        </w:r>
      </w:del>
      <w:r w:rsidRPr="004F66BC">
        <w:t>within the FIA program (Burrill et al. 2017).</w:t>
      </w:r>
    </w:p>
    <w:p w14:paraId="0F7543C2" w14:textId="20D88417" w:rsidR="0013117F" w:rsidRPr="005B7275" w:rsidRDefault="0013117F" w:rsidP="0013117F">
      <w:pPr>
        <w:pStyle w:val="BodyText"/>
        <w:rPr>
          <w:ins w:id="40" w:author="Hart,Sarah" w:date="2022-09-27T12:24:00Z"/>
        </w:rPr>
      </w:pPr>
    </w:p>
    <w:p w14:paraId="6D5348E7" w14:textId="448B7B9F" w:rsidR="0013117F" w:rsidRPr="0013117F" w:rsidDel="0013117F" w:rsidRDefault="0013117F">
      <w:pPr>
        <w:pStyle w:val="BodyText"/>
        <w:rPr>
          <w:del w:id="41" w:author="Hart,Sarah" w:date="2022-09-27T12:24:00Z"/>
        </w:rPr>
        <w:pPrChange w:id="42" w:author="Hart,Sarah" w:date="2022-09-27T12:24:00Z">
          <w:pPr>
            <w:pStyle w:val="FirstParagraph"/>
          </w:pPr>
        </w:pPrChange>
      </w:pPr>
    </w:p>
    <w:p w14:paraId="10B41F32" w14:textId="77777777" w:rsidR="006A14AC" w:rsidRPr="004F66BC" w:rsidRDefault="006A14AC" w:rsidP="006A14AC">
      <w:pPr>
        <w:pStyle w:val="Heading2"/>
      </w:pPr>
      <w:bookmarkStart w:id="43" w:name="data"/>
      <w:bookmarkEnd w:id="33"/>
      <w:r w:rsidRPr="004F66BC">
        <w:t>Data</w:t>
      </w:r>
    </w:p>
    <w:p w14:paraId="5A3B6530" w14:textId="46D31081" w:rsidR="00365411" w:rsidDel="00C160B1" w:rsidRDefault="006A14AC">
      <w:pPr>
        <w:pStyle w:val="BodyText"/>
        <w:rPr>
          <w:del w:id="44" w:author="Hart,Sarah" w:date="2022-09-27T11:42:00Z"/>
        </w:rPr>
      </w:pPr>
      <w:r w:rsidRPr="004F66BC">
        <w:t>We acquired all FIA data for the Intermountain West from the FIA Datamart (</w:t>
      </w:r>
      <w:hyperlink r:id="rId11">
        <w:r w:rsidRPr="004F66BC">
          <w:rPr>
            <w:rStyle w:val="Hyperlink"/>
          </w:rPr>
          <w:t>https://apps.fs.usda.gov/fia/datamart/</w:t>
        </w:r>
      </w:hyperlink>
      <w:r w:rsidRPr="004F66BC">
        <w:t xml:space="preserve">), but restricted our analyses to </w:t>
      </w:r>
      <w:ins w:id="45" w:author="Hart,Sarah" w:date="2022-09-27T11:35:00Z">
        <w:r w:rsidR="008852F0">
          <w:t xml:space="preserve">only plots </w:t>
        </w:r>
      </w:ins>
      <w:ins w:id="46" w:author="Hart,Sarah" w:date="2022-09-27T11:36:00Z">
        <w:r w:rsidR="008852F0">
          <w:t xml:space="preserve">that were entirely forested. For each plot, we then selected </w:t>
        </w:r>
      </w:ins>
      <w:r w:rsidRPr="004F66BC">
        <w:t>the most recent inventory</w:t>
      </w:r>
      <w:del w:id="47" w:author="Hart,Sarah" w:date="2022-10-03T15:55:00Z">
        <w:r w:rsidRPr="004F66BC" w:rsidDel="00317F71">
          <w:delText xml:space="preserve"> for each plot</w:delText>
        </w:r>
      </w:del>
      <w:r w:rsidRPr="004F66BC">
        <w:t xml:space="preserve">. </w:t>
      </w:r>
      <w:ins w:id="48" w:author="Hart,Sarah" w:date="2022-09-27T12:25:00Z">
        <w:r w:rsidR="0013117F">
          <w:t>Given our focus on subalpine forests dominated by lodgepole pine, subalpine fir, and/or Engelmann spruce, w</w:t>
        </w:r>
      </w:ins>
      <w:ins w:id="49" w:author="Hart,Sarah" w:date="2022-09-27T11:42:00Z">
        <w:r w:rsidR="00365411">
          <w:t xml:space="preserve">e further </w:t>
        </w:r>
      </w:ins>
      <w:moveToRangeStart w:id="50" w:author="Hart,Sarah" w:date="2022-09-27T11:42:00Z" w:name="move115171353"/>
      <w:moveTo w:id="51" w:author="Hart,Sarah" w:date="2022-09-27T11:42:00Z">
        <w:del w:id="52" w:author="Hart,Sarah" w:date="2022-09-27T11:42:00Z">
          <w:r w:rsidR="00365411" w:rsidRPr="004F66BC" w:rsidDel="00365411">
            <w:delText xml:space="preserve">Finally, we </w:delText>
          </w:r>
        </w:del>
        <w:r w:rsidR="00365411" w:rsidRPr="004F66BC">
          <w:t xml:space="preserve">restricted our analyses to plots where at least 75% of the stand basal area was </w:t>
        </w:r>
      </w:moveTo>
      <w:ins w:id="53" w:author="Hart,Sarah" w:date="2022-09-27T12:25:00Z">
        <w:r w:rsidR="0013117F">
          <w:t xml:space="preserve">composed of one of the three focal hosts. </w:t>
        </w:r>
      </w:ins>
      <w:ins w:id="54" w:author="Hart,Sarah" w:date="2022-10-03T16:43:00Z">
        <w:r w:rsidR="00F0573C">
          <w:t>Finally given our interest in understand</w:t>
        </w:r>
      </w:ins>
      <w:moveTo w:id="55" w:author="Hart,Sarah" w:date="2022-09-27T11:42:00Z">
        <w:del w:id="56" w:author="Hart,Sarah" w:date="2022-09-27T12:25:00Z">
          <w:r w:rsidR="00365411" w:rsidRPr="004F66BC" w:rsidDel="0013117F">
            <w:delText>composed of lodgepole pine, Engelmann spruce, and/or subalpine fir.</w:delText>
          </w:r>
        </w:del>
      </w:moveTo>
    </w:p>
    <w:moveToRangeEnd w:id="50"/>
    <w:p w14:paraId="406AC907" w14:textId="339663FA" w:rsidR="00365411" w:rsidRPr="00F0573C" w:rsidRDefault="00F0573C">
      <w:pPr>
        <w:pStyle w:val="BodyText"/>
        <w:rPr>
          <w:ins w:id="57" w:author="Hart,Sarah" w:date="2022-09-27T11:42:00Z"/>
          <w:i/>
          <w:iCs/>
          <w:rPrChange w:id="58" w:author="Hart,Sarah" w:date="2022-10-03T16:45:00Z">
            <w:rPr>
              <w:ins w:id="59" w:author="Hart,Sarah" w:date="2022-09-27T11:42:00Z"/>
            </w:rPr>
          </w:rPrChange>
        </w:rPr>
        <w:pPrChange w:id="60" w:author="Hart,Sarah" w:date="2022-09-27T11:42:00Z">
          <w:pPr>
            <w:pStyle w:val="FirstParagraph"/>
          </w:pPr>
        </w:pPrChange>
      </w:pPr>
      <w:ins w:id="61" w:author="Hart,Sarah" w:date="2022-10-03T16:43:00Z">
        <w:r>
          <w:t xml:space="preserve">ing how varying </w:t>
        </w:r>
      </w:ins>
      <w:ins w:id="62" w:author="Hart,Sarah" w:date="2022-10-03T16:44:00Z">
        <w:r>
          <w:t xml:space="preserve">combination of hosts influenced outbreak occurrence and effects, we limited our analyses to plots </w:t>
        </w:r>
      </w:ins>
      <w:ins w:id="63" w:author="Hart,Sarah" w:date="2022-10-03T16:46:00Z">
        <w:r w:rsidR="00107E2D">
          <w:t xml:space="preserve">where alternative hosts were present. </w:t>
        </w:r>
      </w:ins>
    </w:p>
    <w:p w14:paraId="691D7FE0" w14:textId="161036B3" w:rsidR="006A14AC" w:rsidRPr="004F66BC" w:rsidDel="00365411" w:rsidRDefault="006A14AC">
      <w:pPr>
        <w:pStyle w:val="FirstParagraph"/>
        <w:rPr>
          <w:del w:id="64" w:author="Hart,Sarah" w:date="2022-09-27T11:42:00Z"/>
        </w:rPr>
      </w:pPr>
      <w:r w:rsidRPr="004F66BC">
        <w:t>For each inventoried tree, we determined the presence/absence of</w:t>
      </w:r>
      <w:del w:id="65" w:author="Hart,Sarah" w:date="2022-09-27T11:36:00Z">
        <w:r w:rsidRPr="004F66BC" w:rsidDel="008852F0">
          <w:delText xml:space="preserve"> </w:delText>
        </w:r>
      </w:del>
      <w:ins w:id="66" w:author="Hart,Sarah" w:date="2022-09-27T11:36:00Z">
        <w:r w:rsidR="008852F0">
          <w:t xml:space="preserve"> MPB, WBBB, and SB</w:t>
        </w:r>
      </w:ins>
      <w:del w:id="67" w:author="Hart,Sarah" w:date="2022-09-27T11:36:00Z">
        <w:r w:rsidRPr="004F66BC" w:rsidDel="008852F0">
          <w:delText>each bark beetle species</w:delText>
        </w:r>
      </w:del>
      <w:r w:rsidRPr="004F66BC">
        <w:t xml:space="preserve">. </w:t>
      </w:r>
      <w:del w:id="68" w:author="Hart,Sarah" w:date="2022-09-27T11:36:00Z">
        <w:r w:rsidRPr="004F66BC" w:rsidDel="008852F0">
          <w:delText>Specifically, for</w:delText>
        </w:r>
      </w:del>
      <w:ins w:id="69" w:author="Hart,Sarah" w:date="2022-09-27T11:36:00Z">
        <w:r w:rsidR="008852F0">
          <w:t>For</w:t>
        </w:r>
      </w:ins>
      <w:r w:rsidRPr="004F66BC">
        <w:t xml:space="preserve"> live lodgepole pine</w:t>
      </w:r>
      <w:ins w:id="70" w:author="Hart,Sarah" w:date="2022-09-27T11:36:00Z">
        <w:r w:rsidR="004A6DEE">
          <w:t>,</w:t>
        </w:r>
      </w:ins>
      <w:r w:rsidRPr="004F66BC">
        <w:t xml:space="preserve"> we listed the presence of MPB when the primary damage agent was listed as MPB or </w:t>
      </w:r>
      <w:r w:rsidRPr="004F66BC">
        <w:lastRenderedPageBreak/>
        <w:t xml:space="preserve">any bark beetle. Similarly, we listed the presence of SB in Engelmann spruce when the damage agent was listed as SB or a general bark beetle. For live subalpine fir, we listed the presence of WBBB when the damage agent was recorded as WBBB, a general bark beetle, or subalpine fir decline, the </w:t>
      </w:r>
      <w:del w:id="71" w:author="Hart,Sarah" w:date="2022-09-27T12:14:00Z">
        <w:r w:rsidRPr="004F66BC" w:rsidDel="00F55041">
          <w:delText xml:space="preserve">relatively slow </w:delText>
        </w:r>
      </w:del>
      <w:r w:rsidRPr="004F66BC">
        <w:t xml:space="preserve">progressive death of fir in response to </w:t>
      </w:r>
      <w:ins w:id="72" w:author="Hart,Sarah" w:date="2022-09-27T12:15:00Z">
        <w:r w:rsidR="00F55041" w:rsidRPr="004F66BC">
          <w:t>drought stress</w:t>
        </w:r>
        <w:r w:rsidR="00F55041">
          <w:t xml:space="preserve">, </w:t>
        </w:r>
      </w:ins>
      <w:r w:rsidRPr="004F66BC">
        <w:t>WBBB attack,</w:t>
      </w:r>
      <w:del w:id="73" w:author="Hart,Sarah" w:date="2022-09-27T12:15:00Z">
        <w:r w:rsidRPr="004F66BC" w:rsidDel="00F55041">
          <w:delText xml:space="preserve"> </w:delText>
        </w:r>
      </w:del>
      <w:del w:id="74" w:author="Hart,Sarah" w:date="2022-09-27T12:14:00Z">
        <w:r w:rsidRPr="004F66BC" w:rsidDel="00F55041">
          <w:delText>drought stress</w:delText>
        </w:r>
      </w:del>
      <w:del w:id="75" w:author="Hart,Sarah" w:date="2022-09-27T12:15:00Z">
        <w:r w:rsidRPr="004F66BC" w:rsidDel="00F55041">
          <w:delText>,</w:delText>
        </w:r>
      </w:del>
      <w:r w:rsidRPr="004F66BC">
        <w:t xml:space="preserve"> and pathogenic root fungi, including </w:t>
      </w:r>
      <w:r w:rsidRPr="004F66BC">
        <w:rPr>
          <w:i/>
          <w:iCs/>
        </w:rPr>
        <w:t>Armillaria</w:t>
      </w:r>
      <w:r w:rsidRPr="004F66BC">
        <w:t xml:space="preserve"> spp. and </w:t>
      </w:r>
      <w:proofErr w:type="spellStart"/>
      <w:r w:rsidRPr="004F66BC">
        <w:rPr>
          <w:i/>
          <w:iCs/>
        </w:rPr>
        <w:t>Heterobasidion</w:t>
      </w:r>
      <w:proofErr w:type="spellEnd"/>
      <w:r w:rsidRPr="004F66BC">
        <w:rPr>
          <w:i/>
          <w:iCs/>
        </w:rPr>
        <w:t xml:space="preserve"> </w:t>
      </w:r>
      <w:proofErr w:type="spellStart"/>
      <w:r w:rsidRPr="004F66BC">
        <w:rPr>
          <w:i/>
          <w:iCs/>
        </w:rPr>
        <w:t>parviporum</w:t>
      </w:r>
      <w:proofErr w:type="spellEnd"/>
      <w:r w:rsidRPr="004F66BC">
        <w:t xml:space="preserve"> (</w:t>
      </w:r>
      <w:proofErr w:type="spellStart"/>
      <w:r w:rsidRPr="004F66BC">
        <w:t>Lalande</w:t>
      </w:r>
      <w:proofErr w:type="spellEnd"/>
      <w:r w:rsidRPr="004F66BC">
        <w:t xml:space="preserve"> et al. 2020). </w:t>
      </w:r>
      <w:ins w:id="76" w:author="Hart,Sarah" w:date="2022-09-27T12:05:00Z">
        <w:r w:rsidR="00754BB9">
          <w:t xml:space="preserve">Field surveys across the region suggest that </w:t>
        </w:r>
      </w:ins>
      <w:ins w:id="77" w:author="Hart,Sarah" w:date="2022-09-27T12:13:00Z">
        <w:r w:rsidR="00F55041">
          <w:t>94</w:t>
        </w:r>
      </w:ins>
      <w:ins w:id="78" w:author="Hart,Sarah" w:date="2022-09-27T12:12:00Z">
        <w:r w:rsidR="00F55041">
          <w:t xml:space="preserve">% of subalpine fir killed in the previous </w:t>
        </w:r>
      </w:ins>
      <w:ins w:id="79" w:author="Hart,Sarah" w:date="2022-09-27T12:13:00Z">
        <w:r w:rsidR="00F55041">
          <w:t xml:space="preserve">decade by a biotic agent were affected by WBBB </w:t>
        </w:r>
      </w:ins>
      <w:r w:rsidR="00F55041">
        <w:fldChar w:fldCharType="begin"/>
      </w:r>
      <w:r w:rsidR="00F55041">
        <w:instrText xml:space="preserve"> ADDIN ZOTERO_ITEM CSL_CITATION {"citationID":"VJYw01uI","properties":{"formattedCitation":"(Harvey et al. 2021)","plainCitation":"(Harvey et al. 2021)","noteIndex":0},"citationItems":[{"id":3354,"uris":["http://zotero.org/users/238801/items/MHU4HW56"],"itemData":{"id":3354,"type":"article-journal","abstract":"Understanding how drivers of ecological disturbance operate across scales is important in an era of increasing disturbance activity. Severe and extensive Dendroctonus bark beetle outbreaks across western North America have left in their wake dominance by shade-tolerant and commonly late-seral trees such as subalpine fir (Abies lasiocarpa), which can foster resilience of forest cover. However, subalpine fir decline (SFD) is a poorly understood phenomenon that has killed trees across millions of hectares in western North America with unknown consequences for future forest resilience. How different factors (e.g., climate, topography, host-tree characteristics, and abundance) govern SFD presence and severity across spatial scales from individual trees to a subcontinental scale has not been explored in a single framework. Here, we combine broad-scale geospatial data on SFD occurrence, stand-scale field data on SFD severity, and fine-scale individual tree data on mortality to test the relative importance of factors related to SFD across spatial scales spanning &gt;10 orders of magnitude (&lt;1 m to &gt;10 M hectares). At the broadest scale (subcontinental, 25 M ha), annual areal extent of SFD over time increased sharply with antecedent drought. At regional- ( 6 M ha) and stand- (0.1–0.25 ha) scales, the occurrence and severity of SFD were spatially associated with more mesic topographic positions and greater host-tree abundance. Finally, at the individual tree- and tree-neighborhood- (&lt;1 m) scale, the probability of mortality increased for larger trees and trees closer to dead conspecific neighbors. The positive temporal association of SFD with drought at broad scales versus the positive spatial association of SFD with mesic sites at fine scales suggests strong importance of local biotic processes in mediating drought-driven forest decline and highlights the need for understanding multi-scale drivers of ecological disturbance.","container-title":"Ecosphere","DOI":"https://doi.org/10.1002/ecs2.3318","ISSN":"2150-8925","issue":"1","language":"en","license":"© 2021 The Authors.","note":"_eprint: https://esajournals.onlinelibrary.wiley.com/doi/pdf/10.1002/ecs2.3318","page":"e03318","source":"Wiley Online Library","title":"Droughty times in mesic places: factors associated with forest mortality vary by scale in a temperate subalpine region","title-short":"Droughty times in mesic places","volume":"12","author":[{"family":"Harvey","given":"Brian J."},{"family":"Andrus","given":"Robert A."},{"family":"Battaglia","given":"Mike A."},{"family":"Negrón","given":"José F."},{"family":"Orrego","given":"Alexandra"},{"family":"Veblen","given":"Thomas T."}],"issued":{"date-parts":[["2021"]]}}}],"schema":"https://github.com/citation-style-language/schema/raw/master/csl-citation.json"} </w:instrText>
      </w:r>
      <w:r w:rsidR="00F55041">
        <w:fldChar w:fldCharType="separate"/>
      </w:r>
      <w:r w:rsidR="00F55041">
        <w:rPr>
          <w:noProof/>
        </w:rPr>
        <w:t>(Harvey et al. 2021)</w:t>
      </w:r>
      <w:r w:rsidR="00F55041">
        <w:fldChar w:fldCharType="end"/>
      </w:r>
      <w:ins w:id="80" w:author="Hart,Sarah" w:date="2022-09-27T12:14:00Z">
        <w:r w:rsidR="00F55041">
          <w:t>.</w:t>
        </w:r>
      </w:ins>
      <w:ins w:id="81" w:author="Hart,Sarah" w:date="2022-09-27T12:15:00Z">
        <w:r w:rsidR="00F55041">
          <w:t xml:space="preserve"> </w:t>
        </w:r>
      </w:ins>
      <w:r w:rsidRPr="004F66BC">
        <w:t>For recently killed tees, we assumed the mortality of lodgepole pine, Engelmann spruce, and subalpine fir that was attributed to an insect, was caused by the MPB, SB, and WBBB, respectively.</w:t>
      </w:r>
      <w:ins w:id="82" w:author="Hart,Sarah" w:date="2022-09-27T11:40:00Z">
        <w:r w:rsidR="004A6DEE">
          <w:t xml:space="preserve"> While mortality due to other insects, </w:t>
        </w:r>
      </w:ins>
      <w:ins w:id="83" w:author="Hart,Sarah" w:date="2022-09-27T11:59:00Z">
        <w:r w:rsidR="009B02F7">
          <w:t>over the past two decades MPB, SB, and WBBB</w:t>
        </w:r>
      </w:ins>
      <w:ins w:id="84" w:author="Hart,Sarah" w:date="2022-09-27T12:00:00Z">
        <w:r w:rsidR="009B02F7">
          <w:t xml:space="preserve"> have caused </w:t>
        </w:r>
      </w:ins>
      <w:ins w:id="85" w:author="Hart,Sarah" w:date="2022-09-27T12:01:00Z">
        <w:r w:rsidR="009B02F7">
          <w:t xml:space="preserve">vast majority of lodgepole pine, Engelmann spruce, and subalpine fir mortality, respectively (Fig. S1). </w:t>
        </w:r>
      </w:ins>
      <w:ins w:id="86" w:author="Hart,Sarah" w:date="2022-09-27T12:00:00Z">
        <w:r w:rsidR="009B02F7">
          <w:t xml:space="preserve"> important drivers of tree </w:t>
        </w:r>
        <w:proofErr w:type="spellStart"/>
        <w:r w:rsidR="009B02F7">
          <w:t>motality</w:t>
        </w:r>
        <w:proofErr w:type="spellEnd"/>
        <w:r w:rsidR="009B02F7">
          <w:t xml:space="preserve"> across the study area</w:t>
        </w:r>
      </w:ins>
      <w:ins w:id="87" w:author="Hart,Sarah" w:date="2022-09-27T11:41:00Z">
        <w:r w:rsidR="004A6DEE">
          <w:t xml:space="preserve"> (Fig. S1). </w:t>
        </w:r>
      </w:ins>
    </w:p>
    <w:p w14:paraId="74B0413C" w14:textId="3CC84577" w:rsidR="006A14AC" w:rsidRPr="004F66BC" w:rsidRDefault="006A14AC">
      <w:pPr>
        <w:pStyle w:val="FirstParagraph"/>
        <w:pPrChange w:id="88" w:author="Hart,Sarah" w:date="2022-09-27T12:00:00Z">
          <w:pPr>
            <w:pStyle w:val="BodyText"/>
          </w:pPr>
        </w:pPrChange>
      </w:pPr>
      <w:r w:rsidRPr="004F66BC">
        <w:t xml:space="preserve">For each plot, we then listed the occurrence of an outbreak of each bark beetle species, when tree mortality rates were above background rates, defined here as </w:t>
      </w:r>
      <w:del w:id="89" w:author="Hart,Sarah" w:date="2022-09-27T11:41:00Z">
        <w:r w:rsidRPr="004F66BC" w:rsidDel="004A6DEE">
          <w:delText xml:space="preserve">more than </w:delText>
        </w:r>
      </w:del>
      <w:ins w:id="90" w:author="Hart,Sarah" w:date="2022-09-27T11:41:00Z">
        <w:r w:rsidR="004A6DEE">
          <w:t>&gt;</w:t>
        </w:r>
      </w:ins>
      <w:r w:rsidRPr="004F66BC">
        <w:t xml:space="preserve">10% of the host trees </w:t>
      </w:r>
      <w:del w:id="91" w:author="Hart,Sarah" w:date="2022-09-27T11:41:00Z">
        <w:r w:rsidRPr="004F66BC" w:rsidDel="004A6DEE">
          <w:delText xml:space="preserve">affected </w:delText>
        </w:r>
      </w:del>
      <w:ins w:id="92" w:author="Hart,Sarah" w:date="2022-09-27T11:41:00Z">
        <w:r w:rsidR="004A6DEE">
          <w:t>attacked</w:t>
        </w:r>
        <w:r w:rsidR="004A6DEE" w:rsidRPr="004F66BC">
          <w:t xml:space="preserve"> </w:t>
        </w:r>
      </w:ins>
      <w:r w:rsidRPr="004F66BC">
        <w:t xml:space="preserve">by bark beetles in the past ten years (Van </w:t>
      </w:r>
      <w:proofErr w:type="spellStart"/>
      <w:r w:rsidRPr="004F66BC">
        <w:t>Mantgem</w:t>
      </w:r>
      <w:proofErr w:type="spellEnd"/>
      <w:r w:rsidRPr="004F66BC">
        <w:t xml:space="preserve"> et al. 2009). </w:t>
      </w:r>
      <w:del w:id="93" w:author="Hart,Sarah" w:date="2022-09-27T11:42:00Z">
        <w:r w:rsidRPr="004F66BC" w:rsidDel="00365411">
          <w:delText>We then calculated the severity of bark beetle activity, defined here as</w:delText>
        </w:r>
      </w:del>
      <w:del w:id="94" w:author="Hart,Sarah" w:date="2022-09-27T11:41:00Z">
        <w:r w:rsidRPr="004F66BC" w:rsidDel="00365411">
          <w:delText xml:space="preserve"> the percent basal area loss</w:delText>
        </w:r>
      </w:del>
      <w:del w:id="95" w:author="Hart,Sarah" w:date="2022-09-27T11:42:00Z">
        <w:r w:rsidRPr="004F66BC" w:rsidDel="00365411">
          <w:delText xml:space="preserve">. </w:delText>
        </w:r>
      </w:del>
      <w:moveFromRangeStart w:id="96" w:author="Hart,Sarah" w:date="2022-09-27T11:42:00Z" w:name="move115171353"/>
      <w:moveFrom w:id="97" w:author="Hart,Sarah" w:date="2022-09-27T11:42:00Z">
        <w:r w:rsidRPr="004F66BC" w:rsidDel="00365411">
          <w:t>Finally, we restricted our analyses to plots where at least 75% of the stand basal area was composed of lodgepole pine, Engelmann spruce, and/or subalpine fir.</w:t>
        </w:r>
      </w:moveFrom>
      <w:moveFromRangeEnd w:id="96"/>
    </w:p>
    <w:p w14:paraId="26B2548B" w14:textId="77777777" w:rsidR="006A14AC" w:rsidRPr="004F66BC" w:rsidRDefault="006A14AC" w:rsidP="006A14AC">
      <w:pPr>
        <w:pStyle w:val="Heading2"/>
      </w:pPr>
      <w:bookmarkStart w:id="98" w:name="analyses"/>
      <w:bookmarkEnd w:id="43"/>
      <w:r w:rsidRPr="004F66BC">
        <w:t>Analyses</w:t>
      </w:r>
    </w:p>
    <w:p w14:paraId="2262175D" w14:textId="77777777" w:rsidR="006A14AC" w:rsidRPr="004F66BC" w:rsidRDefault="006A14AC" w:rsidP="006A14AC">
      <w:pPr>
        <w:pStyle w:val="Heading3"/>
      </w:pPr>
      <w:bookmarkStart w:id="99" w:name="Xe9a5869085f6d3452accd100ccb1e1df5a8e2b1"/>
      <w:r w:rsidRPr="004F66BC">
        <w:t>Understanding host abundance and size influenced patterns of outbreak occurrence</w:t>
      </w:r>
    </w:p>
    <w:p w14:paraId="28270D79" w14:textId="256D7688" w:rsidR="006A14AC" w:rsidRPr="004F66BC" w:rsidRDefault="006A14AC" w:rsidP="006A14AC">
      <w:pPr>
        <w:pStyle w:val="FirstParagraph"/>
      </w:pPr>
      <w:r w:rsidRPr="004F66BC">
        <w:t>To understand if and how host abundance and size influenced patterns of MPB, SB, and WBBB outbreak occurrence, we used a random forest (RF) modeling framework (</w:t>
      </w:r>
      <w:proofErr w:type="spellStart"/>
      <w:r w:rsidRPr="004F66BC">
        <w:t>Breiman</w:t>
      </w:r>
      <w:proofErr w:type="spellEnd"/>
      <w:r w:rsidRPr="004F66BC">
        <w:t xml:space="preserve"> 2001). RFs are a distribution-free approach useful for modelling nonlinear relationships and complex interactions characteristic of ecological systems (Cutler et al. 2007). We constructed separate models for the presence of MPB, SB, and WBBB and as predictor variables included host QMD, host BA, host dominance (percent basal area), and total BA, variables commonly linked to stand susceptibility to bark beetle outbreak </w:t>
      </w:r>
      <w:r w:rsidR="00F55041">
        <w:fldChar w:fldCharType="begin"/>
      </w:r>
      <w:r w:rsidR="00F55041">
        <w:instrText xml:space="preserve"> ADDIN ZOTERO_ITEM CSL_CITATION {"citationID":"eT63mq5T","properties":{"formattedCitation":"(Schmid and Frye 1976, Shore and Safranyik 1992, Lalande et al. 2020)","plainCitation":"(Schmid and Frye 1976, Shore and Safranyik 1992, Lalande et al. 2020)","noteIndex":0},"citationItems":[{"id":1899,"uris":["http://zotero.org/users/238801/items/I9LFDJCQ"],"itemData":{"id":1899,"type":"report","language":"en","number":"Research Paper RM-309","page":"4","publisher":"USDA Forest Service, Rocky Mountain Research Station","source":"Zotero","title":"Stand ratings for spruce beetles","author":[{"family":"Schmid","given":"J M"},{"family":"Frye","given":"R H"}],"issued":{"date-parts":[["1976"]]}}},{"id":2159,"uris":["http://zotero.org/users/238801/items/2BWZ6T56"],"itemData":{"id":2159,"type":"report","number":"For. Can. Pac. Yukon Reg. Inf. Rep. No. BC-X-336.","title":"Susceptibility and risk-rating systems for the mountain pine beetle in lodgepole pine stands","author":[{"family":"Shore","given":"T.L."},{"family":"Safranyik","given":"L."}],"issued":{"date-parts":[["1992"]]}}},{"id":4108,"uris":["http://zotero.org/users/238801/items/DA8RTEYC"],"itemData":{"id":4108,"type":"article-journal","abstract":"Subalpine fir mortality complex has caused significant damage to high elevation forests within Colorado. For the past two decades the climate of spruce-fir forests has trended towards being warmer and drier, which indirectly affects subalpine fir mortality. We examined potential links among abiotic (i.e. deviations in temperature and precipitation), biotic [Armillaria root disease (Armillaria spp.), Western balsam bark beetle (Dryocoetes confusus), a black stain fungus (Ophiostoma dryocoetidis)] and forest structure factors with mortality in subalpine fir (Abies lasiocarpa) and Engelmann spruce (Picea engelmannii) dominated forests of Colorado. Sampling was performed in two separate field surveys: 1. Statewide characterization plots and 2. Stand health monitoring plots. The statewide characterization plots were compared to aerial surveys and to establish suitable locations for stand health plots. Stand health monitoring plots collected direct measurements of abiotic and biotic factors affecting forests, with an emphasis on identifying the presence of D. confusus and Armillaria spp. The objectives of this study were to determine: (1) Is spruce-fir morality observed at ground level similar to that estimated through aerial surveys? (2) Is the presence dead subalpine fir and Englemann spruce on a plot associated with site and stand characteristics?, (3) What factors are associated with the incidence of Armillaria spp., Dr. confusus, and Dendroctonus rufipennis?, and (4) Do trends in warming temperatures and reductions in precipitation in the past five years influence subalpine fir mortality and/or the presence of biotic agents? Our results suggested that the presence of biotic agents (Dr. confusus, De. rufipennis, Armillaria spp., and O. dryocoetidis) and stand density are associated with spruce-fir mortality, whereas climatic factors had a direct association to the presence of Armillaria and were indirectly associated with mortality via Dr. confusus. Increasing maximum summer temperatures were found to be associated with the presence of Armillaria spp. The climatic variables investigated in this study did not significantly link to incidence of Dr. confusus, yet stand density was associated with increasing prevalence of Dr. confusus. The presence of Armillaria spp. and Dr. confusus were significantly related to tree decline, but several other factors are also associated with subalpine fir mortality, suggesting complex interactions of abiotic and biotic factors are likely involved. We hypothesized that increasing stand density, drought and the presence of Dr. confusus and Armillaria spp. are threatening Colorado spruce-fir forests. Understanding the factors that are involved in subalpine fir mortality are important for management.","container-title":"Forest Ecology and Management","DOI":"10.1016/j.foreco.2020.118133","ISSN":"0378-1127","journalAbbreviation":"Forest Ecology and Management","language":"en","page":"118133","source":"ScienceDirect","title":"Subalpine fir mortality in Colorado is associated with stand density, warming climates and interactions among fungal diseases and the western balsam bark beetle","volume":"466","author":[{"family":"Lalande","given":"Bradley M."},{"family":"Hughes","given":"Kristina"},{"family":"Jacobi","given":"William R."},{"family":"Tinkham","given":"Wade T."},{"family":"Reich","given":"Robin"},{"family":"Stewart","given":"Jane E."}],"issued":{"date-parts":[["2020",6,15]]}}}],"schema":"https://github.com/citation-style-language/schema/raw/master/csl-citation.json"} </w:instrText>
      </w:r>
      <w:r w:rsidR="00F55041">
        <w:fldChar w:fldCharType="separate"/>
      </w:r>
      <w:r w:rsidR="00F55041">
        <w:rPr>
          <w:noProof/>
        </w:rPr>
        <w:t>(Schmid and Frye 1976, Shore and Safranyik 1992, Lalande et al. 2020)</w:t>
      </w:r>
      <w:r w:rsidR="00F55041">
        <w:fldChar w:fldCharType="end"/>
      </w:r>
      <w:ins w:id="100" w:author="Hart,Sarah" w:date="2022-09-27T12:17:00Z">
        <w:r w:rsidR="00F55041">
          <w:t xml:space="preserve">. </w:t>
        </w:r>
      </w:ins>
      <w:del w:id="101" w:author="Hart,Sarah" w:date="2022-09-27T12:17:00Z">
        <w:r w:rsidRPr="004F66BC" w:rsidDel="00F55041">
          <w:delText xml:space="preserve">Lalande et al. (2020). </w:delText>
        </w:r>
      </w:del>
      <w:r w:rsidRPr="004F66BC">
        <w:t xml:space="preserve">Because most </w:t>
      </w:r>
      <w:r w:rsidRPr="004F66BC">
        <w:lastRenderedPageBreak/>
        <w:t xml:space="preserve">stands in our dataset were unaffected by bark beetles, we used a synthetic minority oversampling technique (SMOTE) to handle the imbalance in the response </w:t>
      </w:r>
      <w:r w:rsidR="00F55041">
        <w:fldChar w:fldCharType="begin"/>
      </w:r>
      <w:r w:rsidR="00B563C2">
        <w:instrText xml:space="preserve"> ADDIN ZOTERO_ITEM CSL_CITATION {"citationID":"tyRnudUK","properties":{"formattedCitation":"(Chawla et al. 2002)","plainCitation":"(Chawla et al. 2002)","noteIndex":0},"citationItems":[{"id":3760,"uris":["http://zotero.org/users/238801/items/F9TXQTNQ"],"itemData":{"id":3760,"type":"article-journal","abstract":"An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strategy.","container-title":"Journal of Artificial Intelligence Research","DOI":"10.1613/jair.953","ISSN":"1076-9757","journalAbbreviation":"jair","note":"arXiv: 1106.1813","page":"321-357","source":"arXiv.org","title":"SMOTE: Synthetic Minority Over-sampling Technique","title-short":"SMOTE","volume":"16","author":[{"family":"Chawla","given":"N. V."},{"family":"Bowyer","given":"K. W."},{"family":"Hall","given":"L. O."},{"family":"Kegelmeyer","given":"W. P."}],"issued":{"date-parts":[["2002",6,1]]}}}],"schema":"https://github.com/citation-style-language/schema/raw/master/csl-citation.json"} </w:instrText>
      </w:r>
      <w:r w:rsidR="00F55041">
        <w:fldChar w:fldCharType="separate"/>
      </w:r>
      <w:r w:rsidR="00B563C2">
        <w:rPr>
          <w:noProof/>
        </w:rPr>
        <w:t>(Chawla et al. 2002)</w:t>
      </w:r>
      <w:r w:rsidR="00F55041">
        <w:fldChar w:fldCharType="end"/>
      </w:r>
      <w:ins w:id="102" w:author="Hart,Sarah" w:date="2022-09-27T12:17:00Z">
        <w:r w:rsidR="00B563C2">
          <w:t xml:space="preserve">. </w:t>
        </w:r>
      </w:ins>
      <w:del w:id="103" w:author="Hart,Sarah" w:date="2022-09-27T12:17:00Z">
        <w:r w:rsidRPr="004F66BC" w:rsidDel="00F55041">
          <w:delText>(</w:delText>
        </w:r>
        <w:r w:rsidRPr="004F66BC" w:rsidDel="00F55041">
          <w:rPr>
            <w:b/>
            <w:bCs/>
          </w:rPr>
          <w:delText>chawla_smote_2002?</w:delText>
        </w:r>
        <w:r w:rsidRPr="004F66BC" w:rsidDel="00F55041">
          <w:delText xml:space="preserve">). </w:delText>
        </w:r>
      </w:del>
      <w:r w:rsidRPr="004F66BC">
        <w:t>Briefly, the SMOTE approach over-samples the minority class by synthesizing new cases from the minority class (here affected stands).</w:t>
      </w:r>
    </w:p>
    <w:p w14:paraId="7D3CA7C1" w14:textId="7D30D386" w:rsidR="006A14AC" w:rsidRPr="004F66BC" w:rsidRDefault="006A14AC" w:rsidP="006A14AC">
      <w:pPr>
        <w:pStyle w:val="BodyText"/>
      </w:pPr>
      <w:r w:rsidRPr="004F66BC">
        <w:t>We fit models by first splitting the data into separate training and testing datasets, consisting of 70% and 30% of the full dataset, respectively. We then tuned the model hyperparameters</w:t>
      </w:r>
      <w:ins w:id="104" w:author="Hart,Sarah" w:date="2022-09-27T12:18:00Z">
        <w:r w:rsidR="00B563C2">
          <w:t xml:space="preserve"> </w:t>
        </w:r>
      </w:ins>
      <w:r w:rsidRPr="004F66BC">
        <w:t>(</w:t>
      </w:r>
      <w:ins w:id="105" w:author="Hart,Sarah" w:date="2022-09-27T12:18:00Z">
        <w:r w:rsidR="00B563C2">
          <w:t>the number of variables to try at each split,</w:t>
        </w:r>
      </w:ins>
      <w:del w:id="106" w:author="Hart,Sarah" w:date="2022-09-27T12:18:00Z">
        <w:r w:rsidRPr="004F66BC" w:rsidDel="00B563C2">
          <w:delText>the</w:delText>
        </w:r>
      </w:del>
      <w:r w:rsidRPr="004F66BC">
        <w:t xml:space="preserve"> number of trees</w:t>
      </w:r>
      <w:ins w:id="107" w:author="Hart,Sarah" w:date="2022-09-27T12:18:00Z">
        <w:r w:rsidR="00B563C2">
          <w:t>,</w:t>
        </w:r>
      </w:ins>
      <w:r w:rsidRPr="004F66BC">
        <w:t xml:space="preserve"> and minimum node size) on the training dataset using a 10-fold cross-validation approach. We selected the hyperparameters that maximized the area under the receiver operation curve (AUC) statistic, which quantifies the performance of a classifier by comparing the false positive and true positive rates. After fitting the final model on the training data, we then assessed model performance by quantifying the model’s ability to correctly predict outbreak occurrence in the testing data using the AUC statistic. To assess the contribution of each variable to overall model fit, we calculated the permutation importance, which measures the change in prediction error that occurs when the focal variable is randomly permutated (</w:t>
      </w:r>
      <w:proofErr w:type="spellStart"/>
      <w:r w:rsidRPr="004F66BC">
        <w:t>Breiman</w:t>
      </w:r>
      <w:proofErr w:type="spellEnd"/>
      <w:r w:rsidRPr="004F66BC">
        <w:t xml:space="preserve"> 2001). Finally, we used accumulated local effects (ALE) plots to assess the relationship between each predictor variable and the probability of outbreak occurrence. Models were fit in R </w:t>
      </w:r>
      <w:r w:rsidR="00B563C2">
        <w:fldChar w:fldCharType="begin"/>
      </w:r>
      <w:r w:rsidR="00B563C2">
        <w:instrText xml:space="preserve"> ADDIN ZOTERO_ITEM CSL_CITATION {"citationID":"mRJglgP7","properties":{"formattedCitation":"(R Core Team 2022)","plainCitation":"(R Core Team 2022)","noteIndex":0},"citationItems":[{"id":4278,"uris":["http://zotero.org/users/238801/items/K4VSSR6I"],"itemData":{"id":4278,"type":"software","event-place":"Vienna, Austria","ISBN":"3-900051-07-0","publisher":"R Foundation for Statistical Computing","publisher-place":"Vienna, Austria","title":"R: A language and environment for statistical computing","URL":"http://www.R-project.org","author":[{"family":"R Core Team","given":""}],"issued":{"date-parts":[["2022"]]}}}],"schema":"https://github.com/citation-style-language/schema/raw/master/csl-citation.json"} </w:instrText>
      </w:r>
      <w:r w:rsidR="00B563C2">
        <w:fldChar w:fldCharType="separate"/>
      </w:r>
      <w:r w:rsidR="00B563C2">
        <w:rPr>
          <w:noProof/>
        </w:rPr>
        <w:t>(R Core Team 2022)</w:t>
      </w:r>
      <w:r w:rsidR="00B563C2">
        <w:fldChar w:fldCharType="end"/>
      </w:r>
      <w:ins w:id="108" w:author="Hart,Sarah" w:date="2022-09-27T12:19:00Z">
        <w:r w:rsidR="00B563C2">
          <w:t xml:space="preserve"> </w:t>
        </w:r>
      </w:ins>
      <w:del w:id="109" w:author="Hart,Sarah" w:date="2022-09-27T12:19:00Z">
        <w:r w:rsidRPr="004F66BC" w:rsidDel="00B563C2">
          <w:delText>(</w:delText>
        </w:r>
        <w:r w:rsidRPr="004F66BC" w:rsidDel="00B563C2">
          <w:rPr>
            <w:b/>
            <w:bCs/>
          </w:rPr>
          <w:delText>r_core_team_r:_2022?</w:delText>
        </w:r>
        <w:r w:rsidRPr="004F66BC" w:rsidDel="00B563C2">
          <w:delText xml:space="preserve">) </w:delText>
        </w:r>
      </w:del>
      <w:r w:rsidRPr="004F66BC">
        <w:t xml:space="preserve">using the </w:t>
      </w:r>
      <w:proofErr w:type="spellStart"/>
      <w:r w:rsidRPr="004F66BC">
        <w:t>Tidymodels</w:t>
      </w:r>
      <w:proofErr w:type="spellEnd"/>
      <w:r w:rsidRPr="004F66BC">
        <w:t xml:space="preserve"> </w:t>
      </w:r>
      <w:del w:id="110" w:author="Hart,Sarah" w:date="2022-09-27T12:19:00Z">
        <w:r w:rsidRPr="004F66BC" w:rsidDel="00B563C2">
          <w:delText xml:space="preserve">package </w:delText>
        </w:r>
      </w:del>
      <w:r w:rsidR="00B563C2">
        <w:fldChar w:fldCharType="begin"/>
      </w:r>
      <w:r w:rsidR="00B563C2">
        <w:instrText xml:space="preserve"> ADDIN ZOTERO_ITEM CSL_CITATION {"citationID":"HACPm2nf","properties":{"formattedCitation":"(Kuhn and Wickham 2020)","plainCitation":"(Kuhn and Wickham 2020)","noteIndex":0},"citationItems":[{"id":3759,"uris":["http://zotero.org/users/238801/items/JJXGPJGK"],"itemData":{"id":3759,"type":"software","title":"Tidymodels: a collection of packages for modeling and machine learning using tidyverse principles","URL":"https://www.tidymodels.org","author":[{"family":"Kuhn","given":"Max"},{"family":"Wickham","given":"Hadley"}],"issued":{"date-parts":[["2020"]]}}}],"schema":"https://github.com/citation-style-language/schema/raw/master/csl-citation.json"} </w:instrText>
      </w:r>
      <w:r w:rsidR="00B563C2">
        <w:fldChar w:fldCharType="separate"/>
      </w:r>
      <w:r w:rsidR="00B563C2">
        <w:rPr>
          <w:noProof/>
        </w:rPr>
        <w:t>(Kuhn and Wickham 2020)</w:t>
      </w:r>
      <w:r w:rsidR="00B563C2">
        <w:fldChar w:fldCharType="end"/>
      </w:r>
      <w:ins w:id="111" w:author="Hart,Sarah" w:date="2022-09-27T12:19:00Z">
        <w:r w:rsidR="00B563C2">
          <w:t xml:space="preserve"> and ranger </w:t>
        </w:r>
      </w:ins>
      <w:r w:rsidR="00B563C2">
        <w:fldChar w:fldCharType="begin"/>
      </w:r>
      <w:r w:rsidR="00B563C2">
        <w:instrText xml:space="preserve"> ADDIN ZOTERO_ITEM CSL_CITATION {"citationID":"yYGnyD1i","properties":{"formattedCitation":"(Wright et al. 2020)","plainCitation":"(Wright et al. 2020)","noteIndex":0},"citationItems":[{"id":3454,"uris":["http://zotero.org/users/238801/items/ZA74WRMC"],"itemData":{"id":3454,"type":"software","title":"ranger: A Fast Implementation of Random Forests","URL":"https://cran.r-project.org/web/packages/ranger/ranger.pdf","version":"0.12.1","author":[{"family":"Wright","given":"Marvin N."},{"family":"Wager","given":"Stefan"},{"family":"Probst","given":"Philipp"}],"accessed":{"date-parts":[["2021",2,23]]},"issued":{"date-parts":[["2020"]]}}}],"schema":"https://github.com/citation-style-language/schema/raw/master/csl-citation.json"} </w:instrText>
      </w:r>
      <w:r w:rsidR="00B563C2">
        <w:fldChar w:fldCharType="separate"/>
      </w:r>
      <w:r w:rsidR="00B563C2">
        <w:rPr>
          <w:noProof/>
        </w:rPr>
        <w:t>(Wright et al. 2020)</w:t>
      </w:r>
      <w:r w:rsidR="00B563C2">
        <w:fldChar w:fldCharType="end"/>
      </w:r>
      <w:ins w:id="112" w:author="Hart,Sarah" w:date="2022-09-27T12:20:00Z">
        <w:r w:rsidR="00B563C2">
          <w:t xml:space="preserve"> </w:t>
        </w:r>
      </w:ins>
      <w:ins w:id="113" w:author="Hart,Sarah" w:date="2022-09-27T12:19:00Z">
        <w:r w:rsidR="00B563C2">
          <w:t xml:space="preserve">packages </w:t>
        </w:r>
      </w:ins>
      <w:del w:id="114" w:author="Hart,Sarah" w:date="2022-09-27T12:19:00Z">
        <w:r w:rsidRPr="004F66BC" w:rsidDel="00B563C2">
          <w:delText>(</w:delText>
        </w:r>
        <w:r w:rsidRPr="004F66BC" w:rsidDel="00B563C2">
          <w:rPr>
            <w:b/>
            <w:bCs/>
          </w:rPr>
          <w:delText>kuhn_tidymodels_2020?</w:delText>
        </w:r>
      </w:del>
      <w:ins w:id="115" w:author="Hart,Sarah" w:date="2022-09-27T12:20:00Z">
        <w:r w:rsidR="00B563C2">
          <w:t>. A</w:t>
        </w:r>
      </w:ins>
      <w:del w:id="116" w:author="Hart,Sarah" w:date="2022-09-27T12:19:00Z">
        <w:r w:rsidRPr="004F66BC" w:rsidDel="00B563C2">
          <w:delText xml:space="preserve">) </w:delText>
        </w:r>
      </w:del>
      <w:del w:id="117" w:author="Hart,Sarah" w:date="2022-09-27T12:20:00Z">
        <w:r w:rsidRPr="004F66BC" w:rsidDel="00B563C2">
          <w:delText>and A</w:delText>
        </w:r>
      </w:del>
      <w:r w:rsidRPr="004F66BC">
        <w:t xml:space="preserve">LE plots were constructed using the </w:t>
      </w:r>
      <w:proofErr w:type="spellStart"/>
      <w:r w:rsidRPr="004F66BC">
        <w:t>ALEPlot</w:t>
      </w:r>
      <w:proofErr w:type="spellEnd"/>
      <w:r w:rsidRPr="004F66BC">
        <w:t xml:space="preserve"> package (</w:t>
      </w:r>
      <w:proofErr w:type="spellStart"/>
      <w:r w:rsidRPr="004F66BC">
        <w:t>Apley</w:t>
      </w:r>
      <w:proofErr w:type="spellEnd"/>
      <w:r w:rsidRPr="004F66BC">
        <w:t xml:space="preserve"> 2018).</w:t>
      </w:r>
    </w:p>
    <w:p w14:paraId="1AFC9E49" w14:textId="77777777" w:rsidR="006A14AC" w:rsidRPr="004F66BC" w:rsidRDefault="006A14AC" w:rsidP="006A14AC">
      <w:pPr>
        <w:pStyle w:val="Heading3"/>
      </w:pPr>
      <w:bookmarkStart w:id="118" w:name="Xea26e0256180a538c7fd37a32d4f015d88b9bb5"/>
      <w:bookmarkEnd w:id="99"/>
      <w:r w:rsidRPr="004F66BC">
        <w:t>Understanding how community diversity influences interactions between bark beetles and their hosts</w:t>
      </w:r>
    </w:p>
    <w:p w14:paraId="68512411" w14:textId="77777777" w:rsidR="006A14AC" w:rsidRPr="004F66BC" w:rsidDel="00C160B1" w:rsidRDefault="006A14AC" w:rsidP="006A14AC">
      <w:pPr>
        <w:pStyle w:val="FirstParagraph"/>
        <w:rPr>
          <w:del w:id="119" w:author="Hart,Sarah" w:date="2022-10-03T16:30:00Z"/>
        </w:rPr>
      </w:pPr>
      <w:r w:rsidRPr="004F66BC">
        <w:t>To determine if stand conditions suitable for outbreaks of multiple bark beetle species commonly co-occur, we used output from the RF models. Specifically, we assumed that each host species was susceptible to outbreak when the predicted probability of occurrence was greater than 0.5. We then tabulated the number of plots susceptible to outbreaks of multiple bark beetle species. We compare theses values with the number of plots where multiple hosts were present.</w:t>
      </w:r>
    </w:p>
    <w:p w14:paraId="392B692C" w14:textId="77777777" w:rsidR="00C160B1" w:rsidRDefault="00C160B1">
      <w:pPr>
        <w:pStyle w:val="FirstParagraph"/>
        <w:rPr>
          <w:ins w:id="120" w:author="Hart,Sarah" w:date="2022-10-03T16:27:00Z"/>
        </w:rPr>
        <w:pPrChange w:id="121" w:author="Hart,Sarah" w:date="2022-10-03T16:30:00Z">
          <w:pPr>
            <w:pStyle w:val="BodyText"/>
          </w:pPr>
        </w:pPrChange>
      </w:pPr>
    </w:p>
    <w:p w14:paraId="6B0D7FEE" w14:textId="5F7F7EAC" w:rsidR="00EE3F4E" w:rsidRPr="00EE3F4E" w:rsidRDefault="00EE3F4E" w:rsidP="006A14AC">
      <w:pPr>
        <w:pStyle w:val="BodyText"/>
        <w:rPr>
          <w:ins w:id="122" w:author="Hart,Sarah" w:date="2022-10-03T16:06:00Z"/>
        </w:rPr>
      </w:pPr>
      <w:r>
        <w:fldChar w:fldCharType="begin"/>
      </w:r>
      <w:r>
        <w:instrText xml:space="preserve"> ADDIN ZOTERO_ITEM CSL_CITATION {"citationID":"VZwpMjar","properties":{"formattedCitation":"(Bentz et al. 2010)","plainCitation":"(Bentz et al. 2010)","noteIndex":0},"citationItems":[{"id":2588,"uris":["http://zotero.org/users/238801/items/HSQMVUZ8"],"itemData":{"id":2588,"type":"article-journal","container-title":"BioScience","issue":"8","page":"602–613","source":"Google Scholar","title":"Climate change and bark beetles of the Western United States and Canada: Direct and indirect effects","title-short":"Climate change and bark beetles of the western United States and Canada","volume":"60","author":[{"family":"Bentz","given":"B. J"},{"family":"Régnière","given":"J."},{"family":"Fettig","given":"C. J"},{"family":"Hansen","given":"E. M"},{"family":"Hayes","given":"J. L"},{"family":"Hicke","given":"J. A"},{"family":"Kelsey","given":"R. G"},{"family":"Negrón","given":"J. F"},{"family":"Seybold","given":"S. J"}],"issued":{"date-parts":[["2010"]]}}}],"schema":"https://github.com/citation-style-language/schema/raw/master/csl-citation.json"} </w:instrText>
      </w:r>
      <w:r>
        <w:fldChar w:fldCharType="separate"/>
      </w:r>
      <w:r>
        <w:rPr>
          <w:noProof/>
        </w:rPr>
        <w:t>(Bentz et al. 2010)</w:t>
      </w:r>
      <w:r>
        <w:fldChar w:fldCharType="end"/>
      </w:r>
    </w:p>
    <w:p w14:paraId="36EE88CF" w14:textId="77777777" w:rsidR="00EE3F4E" w:rsidRDefault="00EE3F4E" w:rsidP="006A14AC">
      <w:pPr>
        <w:pStyle w:val="BodyText"/>
        <w:rPr>
          <w:ins w:id="123" w:author="Hart,Sarah" w:date="2022-10-03T16:03:00Z"/>
        </w:rPr>
      </w:pPr>
    </w:p>
    <w:p w14:paraId="0BE1A04F" w14:textId="52784575" w:rsidR="006A14AC" w:rsidRPr="004F66BC" w:rsidRDefault="006A14AC" w:rsidP="006A14AC">
      <w:pPr>
        <w:pStyle w:val="BodyText"/>
      </w:pPr>
      <w:r w:rsidRPr="004F66BC">
        <w:t xml:space="preserve">To determine if the proportion of plots with susceptible host(s) that were affected by a bark beetle outbreak of any species varied with the number or identity of susceptible hosts present, we used a multiple group proportion test. Given a significant difference, we then used pairwise proportion tests to determine if significant differences existed between groups. Next to understand if the severity of bark beetle activity varied with the number or identity of hosts present, we used a </w:t>
      </w:r>
      <w:proofErr w:type="spellStart"/>
      <w:r w:rsidRPr="004F66BC">
        <w:t>Krusksal</w:t>
      </w:r>
      <w:proofErr w:type="spellEnd"/>
      <w:r w:rsidRPr="004F66BC">
        <w:t>-Wallace rank sum test, followed by a Dunn’s test of multiple comparisons to assess pairwise differences.</w:t>
      </w:r>
    </w:p>
    <w:p w14:paraId="69CF9B0A" w14:textId="3519A6AD" w:rsidR="006A14AC" w:rsidRDefault="006A14AC" w:rsidP="006A14AC">
      <w:pPr>
        <w:pStyle w:val="BodyText"/>
        <w:rPr>
          <w:ins w:id="124" w:author="Hart,Sarah" w:date="2022-09-27T12:20:00Z"/>
        </w:rPr>
      </w:pPr>
      <w:r w:rsidRPr="004F66BC">
        <w:t xml:space="preserve">To understand the contribution of each bark beetle species to the cumulative probability of outbreak occurrence, we calculated the proportion of plots affected by an outbreak of each bark beetle species within plots where the corresponding host was susceptible. We then used proportion tests to determine if </w:t>
      </w:r>
      <w:r w:rsidRPr="004F66BC">
        <w:lastRenderedPageBreak/>
        <w:t>the probability of outbreaks of each bark beetle species differed. Then we used a Wilcox test to determine if the severity of bark beetle activity attributed to each bark beetle species differed given an outbreak and a susceptible host.</w:t>
      </w:r>
    </w:p>
    <w:p w14:paraId="341BFB49" w14:textId="77777777" w:rsidR="00B563C2" w:rsidRPr="004F66BC" w:rsidRDefault="00B563C2" w:rsidP="006A14AC">
      <w:pPr>
        <w:pStyle w:val="BodyText"/>
      </w:pPr>
    </w:p>
    <w:p w14:paraId="5C7BAC24" w14:textId="77777777" w:rsidR="006A14AC" w:rsidRPr="004F66BC" w:rsidRDefault="006A14AC" w:rsidP="006A14AC">
      <w:pPr>
        <w:pStyle w:val="BodyText"/>
      </w:pPr>
      <w:r w:rsidRPr="004F66BC">
        <w:t xml:space="preserve">Finally, to determine if the severity of tree mortality depended upon the number or identity of bark beetle species, we used a </w:t>
      </w:r>
      <w:proofErr w:type="spellStart"/>
      <w:r w:rsidRPr="004F66BC">
        <w:t>Kruskall</w:t>
      </w:r>
      <w:proofErr w:type="spellEnd"/>
      <w:r w:rsidRPr="004F66BC">
        <w:t>-Wallis rank sum test to compare cumulative mortality in stands affected by outbreaks of one, two, or three bark beetle species. Given a significant difference, we used a Dunn’s test to test for pairwise differences.</w:t>
      </w:r>
    </w:p>
    <w:p w14:paraId="0F87D54C" w14:textId="77777777" w:rsidR="006A14AC" w:rsidRPr="004F66BC" w:rsidRDefault="006A14AC" w:rsidP="006A14AC">
      <w:pPr>
        <w:pStyle w:val="BodyText"/>
      </w:pPr>
      <w:r w:rsidRPr="004F66BC">
        <w:t xml:space="preserve">In all analyses, we adjusted p-values to account for multiple comparisons using methods outlined by </w:t>
      </w:r>
      <w:proofErr w:type="spellStart"/>
      <w:r w:rsidRPr="004F66BC">
        <w:t>Benjamini</w:t>
      </w:r>
      <w:proofErr w:type="spellEnd"/>
      <w:r w:rsidRPr="004F66BC">
        <w:t xml:space="preserve"> and Hochberg (1995). Analyses were performed in R (</w:t>
      </w:r>
      <w:r w:rsidRPr="004F66BC">
        <w:rPr>
          <w:b/>
          <w:bCs/>
        </w:rPr>
        <w:t>r_core_team_r:_2022?</w:t>
      </w:r>
      <w:r w:rsidRPr="004F66BC">
        <w:t xml:space="preserve">) using the packages </w:t>
      </w:r>
      <w:proofErr w:type="spellStart"/>
      <w:r w:rsidRPr="004F66BC">
        <w:t>dunn.test</w:t>
      </w:r>
      <w:proofErr w:type="spellEnd"/>
      <w:r w:rsidRPr="004F66BC">
        <w:t xml:space="preserve"> (</w:t>
      </w:r>
      <w:r w:rsidRPr="004F66BC">
        <w:rPr>
          <w:b/>
          <w:bCs/>
        </w:rPr>
        <w:t>dinno_dunntest_2017?</w:t>
      </w:r>
      <w:r w:rsidRPr="004F66BC">
        <w:t xml:space="preserve">) and </w:t>
      </w:r>
      <w:proofErr w:type="spellStart"/>
      <w:r w:rsidRPr="004F66BC">
        <w:t>rcompanion</w:t>
      </w:r>
      <w:proofErr w:type="spellEnd"/>
      <w:r w:rsidRPr="004F66BC">
        <w:t xml:space="preserve"> (</w:t>
      </w:r>
      <w:r w:rsidRPr="004F66BC">
        <w:rPr>
          <w:b/>
          <w:bCs/>
        </w:rPr>
        <w:t>mangiafico_rcompanion_2022?</w:t>
      </w:r>
      <w:r w:rsidRPr="004F66BC">
        <w:t>).</w:t>
      </w:r>
    </w:p>
    <w:p w14:paraId="690E6D85" w14:textId="77777777" w:rsidR="006A14AC" w:rsidRPr="004F66BC" w:rsidRDefault="006A14AC" w:rsidP="006A14AC">
      <w:pPr>
        <w:pStyle w:val="Heading1"/>
      </w:pPr>
      <w:bookmarkStart w:id="125" w:name="results"/>
      <w:bookmarkEnd w:id="31"/>
      <w:bookmarkEnd w:id="98"/>
      <w:bookmarkEnd w:id="118"/>
      <w:r w:rsidRPr="004F66BC">
        <w:t>Results</w:t>
      </w:r>
    </w:p>
    <w:p w14:paraId="698C67E6" w14:textId="77777777" w:rsidR="006A14AC" w:rsidRPr="004F66BC" w:rsidRDefault="006A14AC" w:rsidP="006A14AC">
      <w:pPr>
        <w:pStyle w:val="Heading2"/>
      </w:pPr>
      <w:bookmarkStart w:id="126" w:name="X788ddd9335f17097fac8a814012ae0932b52e13"/>
      <w:r w:rsidRPr="004F66BC">
        <w:t>How have host abundance and size influenced patterns of outbreak occurrence during the recent period of widespread bark beetle outbreaks?</w:t>
      </w:r>
    </w:p>
    <w:p w14:paraId="2CA649A0" w14:textId="49F7B1E7" w:rsidR="007F1B41" w:rsidRDefault="006A14AC" w:rsidP="001166BC">
      <w:pPr>
        <w:pStyle w:val="FirstParagraph"/>
        <w:rPr>
          <w:ins w:id="127" w:author="Hart,Sarah" w:date="2022-10-04T14:22:00Z"/>
        </w:rPr>
      </w:pPr>
      <w:r w:rsidRPr="004F66BC">
        <w:t xml:space="preserve">Random forest models accurately predicted the </w:t>
      </w:r>
      <w:del w:id="128" w:author="Hart,Sarah" w:date="2022-09-27T12:29:00Z">
        <w:r w:rsidRPr="004F66BC" w:rsidDel="0013117F">
          <w:delText xml:space="preserve">occurrence </w:delText>
        </w:r>
      </w:del>
      <w:ins w:id="129" w:author="Hart,Sarah" w:date="2022-09-27T12:29:00Z">
        <w:r w:rsidR="0013117F">
          <w:t>presence</w:t>
        </w:r>
      </w:ins>
      <w:ins w:id="130" w:author="Hart,Sarah" w:date="2022-10-04T14:21:00Z">
        <w:r w:rsidR="002E23BE">
          <w:t>/absence</w:t>
        </w:r>
      </w:ins>
      <w:ins w:id="131" w:author="Hart,Sarah" w:date="2022-09-27T12:29:00Z">
        <w:r w:rsidR="0013117F" w:rsidRPr="004F66BC">
          <w:t xml:space="preserve"> </w:t>
        </w:r>
      </w:ins>
      <w:r w:rsidRPr="004F66BC">
        <w:t>of MPB, SB, and WBBB outbreak</w:t>
      </w:r>
      <w:ins w:id="132" w:author="Hart,Sarah" w:date="2022-09-27T12:29:00Z">
        <w:r w:rsidR="0013117F">
          <w:t xml:space="preserve"> (AUC </w:t>
        </w:r>
      </w:ins>
      <w:ins w:id="133" w:author="Hart,Sarah" w:date="2022-09-27T12:31:00Z">
        <w:r w:rsidR="00D86025" w:rsidRPr="00D86025">
          <w:t xml:space="preserve">≥ </w:t>
        </w:r>
      </w:ins>
      <w:ins w:id="134" w:author="Hart,Sarah" w:date="2022-09-27T12:29:00Z">
        <w:r w:rsidR="0013117F">
          <w:t>0.</w:t>
        </w:r>
      </w:ins>
      <w:ins w:id="135" w:author="Hart,Sarah" w:date="2022-10-03T17:23:00Z">
        <w:r w:rsidR="00EE4251">
          <w:t>79</w:t>
        </w:r>
      </w:ins>
      <w:ins w:id="136" w:author="Hart,Sarah" w:date="2022-09-27T12:31:00Z">
        <w:r w:rsidR="00D86025">
          <w:t xml:space="preserve">; Table </w:t>
        </w:r>
        <w:r w:rsidR="00D86025" w:rsidRPr="004A486F">
          <w:rPr>
            <w:highlight w:val="yellow"/>
            <w:rPrChange w:id="137" w:author="Hart,Sarah" w:date="2022-10-04T10:40:00Z">
              <w:rPr/>
            </w:rPrChange>
          </w:rPr>
          <w:t>S</w:t>
        </w:r>
      </w:ins>
      <w:ins w:id="138" w:author="Hart,Sarah" w:date="2022-10-04T10:40:00Z">
        <w:r w:rsidR="004A486F" w:rsidRPr="004A486F">
          <w:rPr>
            <w:highlight w:val="yellow"/>
            <w:rPrChange w:id="139" w:author="Hart,Sarah" w:date="2022-10-04T10:40:00Z">
              <w:rPr/>
            </w:rPrChange>
          </w:rPr>
          <w:t>2</w:t>
        </w:r>
      </w:ins>
      <w:ins w:id="140" w:author="Hart,Sarah" w:date="2022-09-27T12:29:00Z">
        <w:r w:rsidR="0013117F">
          <w:t>).</w:t>
        </w:r>
      </w:ins>
      <w:ins w:id="141" w:author="Hart,Sarah" w:date="2022-10-04T14:21:00Z">
        <w:r w:rsidR="002E23BE">
          <w:t xml:space="preserve"> At a probability threshold of 0.33, </w:t>
        </w:r>
      </w:ins>
    </w:p>
    <w:p w14:paraId="50FAD89E" w14:textId="61C413BC" w:rsidR="002E23BE" w:rsidRDefault="002E23BE" w:rsidP="002E23BE">
      <w:pPr>
        <w:pStyle w:val="BodyText"/>
        <w:rPr>
          <w:ins w:id="142" w:author="Hart,Sarah" w:date="2022-10-04T14:22:00Z"/>
        </w:rPr>
      </w:pPr>
    </w:p>
    <w:tbl>
      <w:tblPr>
        <w:tblW w:w="0" w:type="auto"/>
        <w:jc w:val="center"/>
        <w:tblLook w:val="0420" w:firstRow="1" w:lastRow="0" w:firstColumn="0" w:lastColumn="0" w:noHBand="0" w:noVBand="1"/>
      </w:tblPr>
      <w:tblGrid>
        <w:gridCol w:w="907"/>
        <w:gridCol w:w="707"/>
        <w:gridCol w:w="1200"/>
        <w:gridCol w:w="1187"/>
      </w:tblGrid>
      <w:tr w:rsidR="002E23BE" w14:paraId="0E7BBDEA" w14:textId="77777777" w:rsidTr="00F30209">
        <w:trPr>
          <w:cantSplit/>
          <w:tblHeader/>
          <w:jc w:val="center"/>
          <w:ins w:id="143" w:author="Hart,Sarah" w:date="2022-10-04T14:22:00Z"/>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8471E5" w14:textId="77777777" w:rsidR="002E23BE" w:rsidRDefault="002E23BE" w:rsidP="00F30209">
            <w:pPr>
              <w:pStyle w:val="table0"/>
              <w:rPr>
                <w:ins w:id="144" w:author="Hart,Sarah" w:date="2022-10-04T14:22:00Z"/>
              </w:rPr>
            </w:pPr>
            <w:ins w:id="145" w:author="Hart,Sarah" w:date="2022-10-04T14:22:00Z">
              <w:r>
                <w:t>Agent</w:t>
              </w:r>
            </w:ins>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126BF6" w14:textId="77777777" w:rsidR="002E23BE" w:rsidRDefault="002E23BE" w:rsidP="00F30209">
            <w:pPr>
              <w:pStyle w:val="table0"/>
              <w:rPr>
                <w:ins w:id="146" w:author="Hart,Sarah" w:date="2022-10-04T14:22:00Z"/>
              </w:rPr>
            </w:pPr>
            <w:ins w:id="147" w:author="Hart,Sarah" w:date="2022-10-04T14:22:00Z">
              <w:r>
                <w:t>AUC</w:t>
              </w:r>
            </w:ins>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C462F4" w14:textId="77777777" w:rsidR="002E23BE" w:rsidRDefault="002E23BE" w:rsidP="00F30209">
            <w:pPr>
              <w:pStyle w:val="table0"/>
              <w:rPr>
                <w:ins w:id="148" w:author="Hart,Sarah" w:date="2022-10-04T14:22:00Z"/>
              </w:rPr>
            </w:pPr>
            <w:ins w:id="149" w:author="Hart,Sarah" w:date="2022-10-04T14:22:00Z">
              <w:r>
                <w:t>specificity</w:t>
              </w:r>
            </w:ins>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151963" w14:textId="77777777" w:rsidR="002E23BE" w:rsidRDefault="002E23BE" w:rsidP="00F30209">
            <w:pPr>
              <w:pStyle w:val="table0"/>
              <w:rPr>
                <w:ins w:id="150" w:author="Hart,Sarah" w:date="2022-10-04T14:22:00Z"/>
              </w:rPr>
            </w:pPr>
            <w:ins w:id="151" w:author="Hart,Sarah" w:date="2022-10-04T14:22:00Z">
              <w:r>
                <w:t>sensitivity</w:t>
              </w:r>
            </w:ins>
          </w:p>
        </w:tc>
      </w:tr>
      <w:tr w:rsidR="002E23BE" w14:paraId="37BC6466" w14:textId="77777777" w:rsidTr="00F30209">
        <w:trPr>
          <w:cantSplit/>
          <w:jc w:val="center"/>
          <w:ins w:id="152" w:author="Hart,Sarah" w:date="2022-10-04T14:22:00Z"/>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17068" w14:textId="77777777" w:rsidR="002E23BE" w:rsidRDefault="002E23BE" w:rsidP="00F30209">
            <w:pPr>
              <w:pStyle w:val="table0"/>
              <w:rPr>
                <w:ins w:id="153" w:author="Hart,Sarah" w:date="2022-10-04T14:22:00Z"/>
              </w:rPr>
            </w:pPr>
            <w:ins w:id="154" w:author="Hart,Sarah" w:date="2022-10-04T14:22:00Z">
              <w:r>
                <w:t>MPB</w:t>
              </w:r>
            </w:ins>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21AAD" w14:textId="77777777" w:rsidR="002E23BE" w:rsidRDefault="002E23BE" w:rsidP="00F30209">
            <w:pPr>
              <w:pStyle w:val="table0"/>
              <w:rPr>
                <w:ins w:id="155" w:author="Hart,Sarah" w:date="2022-10-04T14:22:00Z"/>
              </w:rPr>
            </w:pPr>
            <w:ins w:id="156" w:author="Hart,Sarah" w:date="2022-10-04T14:22:00Z">
              <w:r>
                <w:t>0.84</w:t>
              </w:r>
            </w:ins>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630F7" w14:textId="77777777" w:rsidR="002E23BE" w:rsidRDefault="002E23BE" w:rsidP="00F30209">
            <w:pPr>
              <w:pStyle w:val="table0"/>
              <w:rPr>
                <w:ins w:id="157" w:author="Hart,Sarah" w:date="2022-10-04T14:22:00Z"/>
              </w:rPr>
            </w:pPr>
            <w:ins w:id="158" w:author="Hart,Sarah" w:date="2022-10-04T14:22:00Z">
              <w:r>
                <w:t>0.64</w:t>
              </w:r>
            </w:ins>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176EE" w14:textId="77777777" w:rsidR="002E23BE" w:rsidRDefault="002E23BE" w:rsidP="00F30209">
            <w:pPr>
              <w:pStyle w:val="table0"/>
              <w:rPr>
                <w:ins w:id="159" w:author="Hart,Sarah" w:date="2022-10-04T14:22:00Z"/>
              </w:rPr>
            </w:pPr>
            <w:ins w:id="160" w:author="Hart,Sarah" w:date="2022-10-04T14:22:00Z">
              <w:r>
                <w:t>0.97</w:t>
              </w:r>
            </w:ins>
          </w:p>
        </w:tc>
      </w:tr>
      <w:tr w:rsidR="002E23BE" w14:paraId="1778D3AC" w14:textId="77777777" w:rsidTr="00F30209">
        <w:trPr>
          <w:cantSplit/>
          <w:jc w:val="center"/>
          <w:ins w:id="161" w:author="Hart,Sarah" w:date="2022-10-04T14:22: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47206" w14:textId="77777777" w:rsidR="002E23BE" w:rsidRDefault="002E23BE" w:rsidP="00F30209">
            <w:pPr>
              <w:pStyle w:val="table0"/>
              <w:rPr>
                <w:ins w:id="162" w:author="Hart,Sarah" w:date="2022-10-04T14:22:00Z"/>
              </w:rPr>
            </w:pPr>
            <w:ins w:id="163" w:author="Hart,Sarah" w:date="2022-10-04T14:22:00Z">
              <w:r>
                <w:t>SB</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72946" w14:textId="77777777" w:rsidR="002E23BE" w:rsidRDefault="002E23BE" w:rsidP="00F30209">
            <w:pPr>
              <w:pStyle w:val="table0"/>
              <w:rPr>
                <w:ins w:id="164" w:author="Hart,Sarah" w:date="2022-10-04T14:22:00Z"/>
              </w:rPr>
            </w:pPr>
            <w:ins w:id="165" w:author="Hart,Sarah" w:date="2022-10-04T14:22:00Z">
              <w:r>
                <w:t>0.79</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714C9" w14:textId="77777777" w:rsidR="002E23BE" w:rsidRDefault="002E23BE" w:rsidP="00F30209">
            <w:pPr>
              <w:pStyle w:val="table0"/>
              <w:rPr>
                <w:ins w:id="166" w:author="Hart,Sarah" w:date="2022-10-04T14:22:00Z"/>
              </w:rPr>
            </w:pPr>
            <w:ins w:id="167" w:author="Hart,Sarah" w:date="2022-10-04T14:22:00Z">
              <w:r>
                <w:t>0.61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518E4" w14:textId="77777777" w:rsidR="002E23BE" w:rsidRDefault="002E23BE" w:rsidP="00F30209">
            <w:pPr>
              <w:pStyle w:val="table0"/>
              <w:rPr>
                <w:ins w:id="168" w:author="Hart,Sarah" w:date="2022-10-04T14:22:00Z"/>
              </w:rPr>
            </w:pPr>
            <w:ins w:id="169" w:author="Hart,Sarah" w:date="2022-10-04T14:22:00Z">
              <w:r>
                <w:t>0.92</w:t>
              </w:r>
            </w:ins>
          </w:p>
        </w:tc>
      </w:tr>
      <w:tr w:rsidR="002E23BE" w14:paraId="3C8C6F97" w14:textId="77777777" w:rsidTr="00F30209">
        <w:trPr>
          <w:cantSplit/>
          <w:jc w:val="center"/>
          <w:ins w:id="170" w:author="Hart,Sarah" w:date="2022-10-04T14:22:00Z"/>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5D3618" w14:textId="77777777" w:rsidR="002E23BE" w:rsidRDefault="002E23BE" w:rsidP="00F30209">
            <w:pPr>
              <w:pStyle w:val="table0"/>
              <w:rPr>
                <w:ins w:id="171" w:author="Hart,Sarah" w:date="2022-10-04T14:22:00Z"/>
              </w:rPr>
            </w:pPr>
            <w:ins w:id="172" w:author="Hart,Sarah" w:date="2022-10-04T14:22:00Z">
              <w:r>
                <w:t>WBBB</w:t>
              </w:r>
            </w:ins>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FF0EA92" w14:textId="77777777" w:rsidR="002E23BE" w:rsidRDefault="002E23BE" w:rsidP="00F30209">
            <w:pPr>
              <w:pStyle w:val="table0"/>
              <w:rPr>
                <w:ins w:id="173" w:author="Hart,Sarah" w:date="2022-10-04T14:22:00Z"/>
              </w:rPr>
            </w:pPr>
            <w:ins w:id="174" w:author="Hart,Sarah" w:date="2022-10-04T14:22:00Z">
              <w:r>
                <w:t>0.79</w:t>
              </w:r>
            </w:ins>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63B131" w14:textId="77777777" w:rsidR="002E23BE" w:rsidRDefault="002E23BE" w:rsidP="00F30209">
            <w:pPr>
              <w:pStyle w:val="table0"/>
              <w:rPr>
                <w:ins w:id="175" w:author="Hart,Sarah" w:date="2022-10-04T14:22:00Z"/>
              </w:rPr>
            </w:pPr>
            <w:ins w:id="176" w:author="Hart,Sarah" w:date="2022-10-04T14:22:00Z">
              <w:r>
                <w:t>0.66</w:t>
              </w:r>
            </w:ins>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916996" w14:textId="77777777" w:rsidR="002E23BE" w:rsidRDefault="002E23BE" w:rsidP="00F30209">
            <w:pPr>
              <w:pStyle w:val="table0"/>
              <w:rPr>
                <w:ins w:id="177" w:author="Hart,Sarah" w:date="2022-10-04T14:22:00Z"/>
              </w:rPr>
            </w:pPr>
            <w:ins w:id="178" w:author="Hart,Sarah" w:date="2022-10-04T14:22:00Z">
              <w:r>
                <w:t>0.82</w:t>
              </w:r>
            </w:ins>
          </w:p>
        </w:tc>
      </w:tr>
    </w:tbl>
    <w:p w14:paraId="3A35FD79" w14:textId="77777777" w:rsidR="002E23BE" w:rsidRPr="002E23BE" w:rsidRDefault="002E23BE" w:rsidP="002E23BE">
      <w:pPr>
        <w:pStyle w:val="BodyText"/>
        <w:rPr>
          <w:ins w:id="179" w:author="Hart,Sarah" w:date="2022-10-04T10:40:00Z"/>
        </w:rPr>
        <w:pPrChange w:id="180" w:author="Hart,Sarah" w:date="2022-10-04T14:22:00Z">
          <w:pPr>
            <w:pStyle w:val="FirstParagraph"/>
          </w:pPr>
        </w:pPrChange>
      </w:pPr>
    </w:p>
    <w:p w14:paraId="6F6F65C9" w14:textId="77777777" w:rsidR="004A486F" w:rsidRPr="004A486F" w:rsidRDefault="004A486F" w:rsidP="004A486F">
      <w:pPr>
        <w:pStyle w:val="BodyText"/>
        <w:rPr>
          <w:ins w:id="181" w:author="Hart,Sarah" w:date="2022-10-03T17:24:00Z"/>
        </w:rPr>
        <w:pPrChange w:id="182" w:author="Hart,Sarah" w:date="2022-10-04T10:40:00Z">
          <w:pPr>
            <w:pStyle w:val="FirstParagraph"/>
          </w:pPr>
        </w:pPrChange>
      </w:pPr>
    </w:p>
    <w:p w14:paraId="1760FAF8" w14:textId="2F224CE8" w:rsidR="00317F71" w:rsidRPr="00317F71" w:rsidRDefault="006A14AC" w:rsidP="000E50D1">
      <w:pPr>
        <w:pStyle w:val="FirstParagraph"/>
      </w:pPr>
      <w:del w:id="183" w:author="Hart,Sarah" w:date="2022-09-27T12:29:00Z">
        <w:r w:rsidRPr="004F66BC" w:rsidDel="0013117F">
          <w:delText xml:space="preserve">. The AUC statistic was greater than or equal to 0.79 for all models, indicating that all models could effectively distinguish between the presence and absence of bark beetle outbreak. </w:delText>
        </w:r>
      </w:del>
      <w:r w:rsidRPr="004F66BC">
        <w:t xml:space="preserve">Host QMD, BA, and dominance and total BA all improved the fit of models of outbreak occurrence, however variables that described host density and size were more important than total stand basal area (Fig. </w:t>
      </w:r>
      <w:del w:id="184" w:author="Hart,Sarah" w:date="2022-09-27T12:20:00Z">
        <w:r w:rsidRPr="00D86025" w:rsidDel="00B563C2">
          <w:rPr>
            <w:highlight w:val="yellow"/>
            <w:rPrChange w:id="185" w:author="Hart,Sarah" w:date="2022-09-27T12:31:00Z">
              <w:rPr/>
            </w:rPrChange>
          </w:rPr>
          <w:delText>9</w:delText>
        </w:r>
      </w:del>
      <w:ins w:id="186" w:author="Hart,Sarah" w:date="2022-09-27T12:20:00Z">
        <w:r w:rsidR="00B563C2" w:rsidRPr="00D86025">
          <w:rPr>
            <w:highlight w:val="yellow"/>
            <w:rPrChange w:id="187" w:author="Hart,Sarah" w:date="2022-09-27T12:31:00Z">
              <w:rPr/>
            </w:rPrChange>
          </w:rPr>
          <w:t>SX</w:t>
        </w:r>
      </w:ins>
      <w:r w:rsidRPr="004F66BC">
        <w:t>).</w:t>
      </w:r>
      <w:del w:id="188" w:author="Hart,Sarah" w:date="2022-10-03T17:08:00Z">
        <w:r w:rsidRPr="004F66BC" w:rsidDel="001166BC">
          <w:delText xml:space="preserve"> </w:delText>
        </w:r>
      </w:del>
      <w:ins w:id="189" w:author="Hart,Sarah" w:date="2022-10-03T17:08:00Z">
        <w:r w:rsidR="001166BC">
          <w:t xml:space="preserve"> </w:t>
        </w:r>
        <w:r w:rsidR="001166BC" w:rsidRPr="004F66BC">
          <w:t xml:space="preserve">After controlling for variation in host size and density, the probability of MPB, SB, and WBBBB outbreak generally increased with total basal area, </w:t>
        </w:r>
      </w:ins>
      <w:ins w:id="190" w:author="Hart,Sarah" w:date="2022-10-04T10:43:00Z">
        <w:r w:rsidR="00353F51">
          <w:t xml:space="preserve">although at </w:t>
        </w:r>
      </w:ins>
      <w:ins w:id="191" w:author="Hart,Sarah" w:date="2022-10-04T10:44:00Z">
        <w:r w:rsidR="00353F51">
          <w:t>very high stand densities,</w:t>
        </w:r>
      </w:ins>
      <w:ins w:id="192" w:author="Hart,Sarah" w:date="2022-10-04T10:43:00Z">
        <w:r w:rsidR="00353F51">
          <w:t xml:space="preserve"> outbreak probability decreased </w:t>
        </w:r>
      </w:ins>
      <w:ins w:id="193" w:author="Hart,Sarah" w:date="2022-10-03T17:08:00Z">
        <w:r w:rsidR="001166BC">
          <w:t>(Fig. 2A and 2E).</w:t>
        </w:r>
      </w:ins>
      <w:ins w:id="194" w:author="Hart,Sarah" w:date="2022-10-04T10:44:00Z">
        <w:r w:rsidR="00353F51">
          <w:t xml:space="preserve"> </w:t>
        </w:r>
      </w:ins>
      <w:moveFromRangeStart w:id="195" w:author="Hart,Sarah" w:date="2022-09-27T12:32:00Z" w:name="move115174367"/>
      <w:moveFrom w:id="196" w:author="Hart,Sarah" w:date="2022-09-27T12:32:00Z">
        <w:r w:rsidRPr="004F66BC" w:rsidDel="00D86025">
          <w:t xml:space="preserve">After controlling for variation in host size and density, we found the probability of MPB, SB, and WBBBB outbreak generally increased with total basal area, although the effect was small (Fig. 2A). </w:t>
        </w:r>
      </w:moveFrom>
      <w:moveFromRangeEnd w:id="195"/>
      <w:r w:rsidRPr="004F66BC">
        <w:t>For all bark beetle species, when BA was less than 10 m</w:t>
      </w:r>
      <w:r w:rsidRPr="004F66BC">
        <w:rPr>
          <w:vertAlign w:val="superscript"/>
        </w:rPr>
        <w:t>2</w:t>
      </w:r>
      <w:r w:rsidRPr="004F66BC">
        <w:t xml:space="preserve"> ha</w:t>
      </w:r>
      <w:r w:rsidRPr="004F66BC">
        <w:rPr>
          <w:vertAlign w:val="superscript"/>
        </w:rPr>
        <w:t>-1</w:t>
      </w:r>
      <w:r w:rsidRPr="004F66BC">
        <w:t>, small increases in host BA were generally associated with large increases in the probability of outbreak</w:t>
      </w:r>
      <w:ins w:id="197" w:author="Hart,Sarah" w:date="2022-09-27T12:33:00Z">
        <w:r w:rsidR="00D86025">
          <w:t xml:space="preserve"> (Fig. 2</w:t>
        </w:r>
      </w:ins>
      <w:ins w:id="198" w:author="Hart,Sarah" w:date="2022-10-03T17:08:00Z">
        <w:r w:rsidR="001166BC">
          <w:t>B</w:t>
        </w:r>
      </w:ins>
      <w:ins w:id="199" w:author="Hart,Sarah" w:date="2022-10-03T17:06:00Z">
        <w:r w:rsidR="001166BC">
          <w:t xml:space="preserve"> </w:t>
        </w:r>
      </w:ins>
      <w:ins w:id="200" w:author="Hart,Sarah" w:date="2022-10-03T17:08:00Z">
        <w:r w:rsidR="001166BC">
          <w:t>and</w:t>
        </w:r>
      </w:ins>
      <w:ins w:id="201" w:author="Hart,Sarah" w:date="2022-10-03T17:06:00Z">
        <w:r w:rsidR="001166BC">
          <w:t xml:space="preserve"> 2</w:t>
        </w:r>
      </w:ins>
      <w:ins w:id="202" w:author="Hart,Sarah" w:date="2022-10-03T17:08:00Z">
        <w:r w:rsidR="001166BC">
          <w:t>F</w:t>
        </w:r>
      </w:ins>
      <w:ins w:id="203" w:author="Hart,Sarah" w:date="2022-09-27T12:33:00Z">
        <w:r w:rsidR="00D86025">
          <w:t>)</w:t>
        </w:r>
      </w:ins>
      <w:r w:rsidRPr="004F66BC">
        <w:t xml:space="preserve">. Once BA exceed this threshold, the probability of outbreak generally </w:t>
      </w:r>
      <w:r w:rsidRPr="004F66BC">
        <w:lastRenderedPageBreak/>
        <w:t>decreased</w:t>
      </w:r>
      <w:ins w:id="204" w:author="Hart,Sarah" w:date="2022-09-27T12:34:00Z">
        <w:r w:rsidR="00D86025">
          <w:t xml:space="preserve">. </w:t>
        </w:r>
      </w:ins>
      <w:ins w:id="205" w:author="Hart,Sarah" w:date="2022-10-03T15:56:00Z">
        <w:r w:rsidR="00317F71">
          <w:t>The relat</w:t>
        </w:r>
      </w:ins>
      <w:ins w:id="206" w:author="Hart,Sarah" w:date="2022-10-03T15:57:00Z">
        <w:r w:rsidR="00317F71">
          <w:t xml:space="preserve">ionship between outbreak occurrence and QMD was also </w:t>
        </w:r>
      </w:ins>
      <w:ins w:id="207" w:author="Hart,Sarah" w:date="2022-10-03T15:59:00Z">
        <w:r w:rsidR="00317F71">
          <w:t>nonmonotonic</w:t>
        </w:r>
      </w:ins>
      <w:ins w:id="208" w:author="Hart,Sarah" w:date="2022-10-03T17:06:00Z">
        <w:r w:rsidR="001166BC">
          <w:t xml:space="preserve"> (Fig. 2B)</w:t>
        </w:r>
      </w:ins>
      <w:ins w:id="209" w:author="Hart,Sarah" w:date="2022-10-03T15:58:00Z">
        <w:r w:rsidR="00317F71">
          <w:t xml:space="preserve">. </w:t>
        </w:r>
      </w:ins>
      <w:del w:id="210" w:author="Hart,Sarah" w:date="2022-09-27T12:34:00Z">
        <w:r w:rsidRPr="004F66BC" w:rsidDel="00D86025">
          <w:delText xml:space="preserve"> (Fig. 2B). </w:delText>
        </w:r>
      </w:del>
      <w:ins w:id="211" w:author="Hart,Sarah" w:date="2022-09-27T13:12:00Z">
        <w:r w:rsidR="006A081B" w:rsidRPr="004F66BC">
          <w:t xml:space="preserve">For all bark beetle species, when </w:t>
        </w:r>
        <w:r w:rsidR="006A081B">
          <w:t>QMD</w:t>
        </w:r>
        <w:r w:rsidR="006A081B" w:rsidRPr="004F66BC">
          <w:t xml:space="preserve"> was less than </w:t>
        </w:r>
        <w:r w:rsidR="006A081B">
          <w:t>20 cm</w:t>
        </w:r>
        <w:r w:rsidR="006A081B" w:rsidRPr="004F66BC">
          <w:t>, small increases were generally associated with large increases in the probability of outbreak</w:t>
        </w:r>
      </w:ins>
      <w:ins w:id="212" w:author="Hart,Sarah" w:date="2022-10-03T15:59:00Z">
        <w:r w:rsidR="00317F71">
          <w:t xml:space="preserve">. </w:t>
        </w:r>
      </w:ins>
      <w:ins w:id="213" w:author="Hart,Sarah" w:date="2022-09-27T13:13:00Z">
        <w:r w:rsidR="006A081B" w:rsidRPr="004F66BC">
          <w:t>Once</w:t>
        </w:r>
        <w:r w:rsidR="006A081B">
          <w:t xml:space="preserve"> QMD</w:t>
        </w:r>
        <w:r w:rsidR="006A081B" w:rsidRPr="004F66BC">
          <w:t xml:space="preserve"> exceed</w:t>
        </w:r>
        <w:r w:rsidR="006A081B">
          <w:t>ed</w:t>
        </w:r>
        <w:r w:rsidR="006A081B" w:rsidRPr="004F66BC">
          <w:t xml:space="preserve"> this threshold, the probability of outbreak generally decreased</w:t>
        </w:r>
        <w:r w:rsidR="006A081B">
          <w:t xml:space="preserve">. </w:t>
        </w:r>
      </w:ins>
      <w:del w:id="214" w:author="Hart,Sarah" w:date="2022-09-27T13:12:00Z">
        <w:r w:rsidRPr="004F66BC" w:rsidDel="006A081B">
          <w:delText xml:space="preserve">Additionally, we found that at </w:delText>
        </w:r>
      </w:del>
      <w:del w:id="215" w:author="Hart,Sarah" w:date="2022-09-27T12:34:00Z">
        <w:r w:rsidRPr="004F66BC" w:rsidDel="00D86025">
          <w:delText xml:space="preserve">relatively </w:delText>
        </w:r>
      </w:del>
      <w:del w:id="216" w:author="Hart,Sarah" w:date="2022-09-27T13:12:00Z">
        <w:r w:rsidRPr="004F66BC" w:rsidDel="006A081B">
          <w:delText>low to intermediate QMD values, the probability of outbreak of MPB, SB, and WBBB generally increased. Yet, at very high values QMD was negatively associated with the risk of outbreak (Fig. 2C and G).</w:delText>
        </w:r>
      </w:del>
      <w:del w:id="217" w:author="Hart,Sarah" w:date="2022-09-30T14:56:00Z">
        <w:r w:rsidRPr="004F66BC" w:rsidDel="00290216">
          <w:delText xml:space="preserve"> </w:delText>
        </w:r>
      </w:del>
      <w:del w:id="218" w:author="Hart,Sarah" w:date="2022-10-03T15:59:00Z">
        <w:r w:rsidRPr="004F66BC" w:rsidDel="00317F71">
          <w:delText xml:space="preserve">Similarly, </w:delText>
        </w:r>
      </w:del>
      <w:ins w:id="219" w:author="Hart,Sarah" w:date="2022-10-03T15:59:00Z">
        <w:r w:rsidR="00317F71">
          <w:t>I</w:t>
        </w:r>
      </w:ins>
      <w:del w:id="220" w:author="Hart,Sarah" w:date="2022-10-03T15:59:00Z">
        <w:r w:rsidRPr="004F66BC" w:rsidDel="00317F71">
          <w:delText>i</w:delText>
        </w:r>
      </w:del>
      <w:r w:rsidRPr="004F66BC">
        <w:t>ncreases in host dominance were generally associated with an increase in the probability of outbreak</w:t>
      </w:r>
      <w:ins w:id="221" w:author="Hart,Sarah" w:date="2022-10-03T17:07:00Z">
        <w:r w:rsidR="001166BC">
          <w:t xml:space="preserve"> (Fig. 2D and 2H). </w:t>
        </w:r>
      </w:ins>
      <w:del w:id="222" w:author="Hart,Sarah" w:date="2022-10-03T17:07:00Z">
        <w:r w:rsidRPr="004F66BC" w:rsidDel="001166BC">
          <w:delText xml:space="preserve">, </w:delText>
        </w:r>
      </w:del>
      <w:ins w:id="223" w:author="Hart,Sarah" w:date="2022-10-03T17:07:00Z">
        <w:r w:rsidR="001166BC">
          <w:t>H</w:t>
        </w:r>
      </w:ins>
      <w:del w:id="224" w:author="Hart,Sarah" w:date="2022-10-03T17:07:00Z">
        <w:r w:rsidRPr="004F66BC" w:rsidDel="001166BC">
          <w:delText>h</w:delText>
        </w:r>
      </w:del>
      <w:r w:rsidRPr="004F66BC">
        <w:t>owever</w:t>
      </w:r>
      <w:ins w:id="225" w:author="Hart,Sarah" w:date="2022-10-03T17:07:00Z">
        <w:r w:rsidR="001166BC">
          <w:t xml:space="preserve">, </w:t>
        </w:r>
      </w:ins>
      <w:del w:id="226" w:author="Hart,Sarah" w:date="2022-10-03T17:07:00Z">
        <w:r w:rsidRPr="004F66BC" w:rsidDel="001166BC">
          <w:delText xml:space="preserve"> </w:delText>
        </w:r>
      </w:del>
      <w:r w:rsidRPr="004F66BC">
        <w:t xml:space="preserve">the probability of WBBB outbreak notably decreased with greater host dominance at very high values </w:t>
      </w:r>
      <w:ins w:id="227" w:author="Hart,Sarah" w:date="2022-09-27T13:14:00Z">
        <w:r w:rsidR="006A081B">
          <w:t xml:space="preserve">and the probability </w:t>
        </w:r>
      </w:ins>
      <w:ins w:id="228" w:author="Hart,Sarah" w:date="2022-09-27T13:15:00Z">
        <w:r w:rsidR="006A081B">
          <w:t>of</w:t>
        </w:r>
      </w:ins>
      <w:ins w:id="229" w:author="Hart,Sarah" w:date="2022-09-27T13:16:00Z">
        <w:r w:rsidR="006A081B">
          <w:t xml:space="preserve"> SB outbreak increased dramatically when host dominance exceeded 5</w:t>
        </w:r>
      </w:ins>
      <w:ins w:id="230" w:author="Hart,Sarah" w:date="2022-10-03T17:06:00Z">
        <w:r w:rsidR="001166BC">
          <w:t>5</w:t>
        </w:r>
      </w:ins>
      <w:ins w:id="231" w:author="Hart,Sarah" w:date="2022-10-03T17:08:00Z">
        <w:r w:rsidR="001166BC">
          <w:t>%.</w:t>
        </w:r>
      </w:ins>
      <w:del w:id="232" w:author="Hart,Sarah" w:date="2022-09-27T13:16:00Z">
        <w:r w:rsidRPr="004F66BC" w:rsidDel="006A081B">
          <w:delText>(Fig. 2D and H).</w:delText>
        </w:r>
      </w:del>
      <w:moveToRangeStart w:id="233" w:author="Hart,Sarah" w:date="2022-09-27T12:32:00Z" w:name="move115174367"/>
      <w:moveTo w:id="234" w:author="Hart,Sarah" w:date="2022-09-27T12:32:00Z">
        <w:del w:id="235" w:author="Hart,Sarah" w:date="2022-10-03T17:08:00Z">
          <w:r w:rsidR="00D86025" w:rsidRPr="004F66BC" w:rsidDel="001166BC">
            <w:delText xml:space="preserve">After controlling for variation in host size and density, </w:delText>
          </w:r>
        </w:del>
        <w:del w:id="236" w:author="Hart,Sarah" w:date="2022-09-27T13:16:00Z">
          <w:r w:rsidR="00D86025" w:rsidRPr="004F66BC" w:rsidDel="006A081B">
            <w:delText xml:space="preserve">we found </w:delText>
          </w:r>
        </w:del>
        <w:del w:id="237" w:author="Hart,Sarah" w:date="2022-10-03T17:08:00Z">
          <w:r w:rsidR="00D86025" w:rsidRPr="004F66BC" w:rsidDel="001166BC">
            <w:delText>the probability of MPB, SB, and WBBBB outbreak generally increased with total basal area, although the effect was small</w:delText>
          </w:r>
        </w:del>
        <w:del w:id="238" w:author="Hart,Sarah" w:date="2022-09-27T13:17:00Z">
          <w:r w:rsidR="00D86025" w:rsidRPr="004F66BC" w:rsidDel="006A081B">
            <w:delText xml:space="preserve"> (Fig. 2A).</w:delText>
          </w:r>
        </w:del>
      </w:moveTo>
      <w:moveToRangeEnd w:id="233"/>
    </w:p>
    <w:p w14:paraId="14926F91" w14:textId="77777777" w:rsidR="006A14AC" w:rsidRPr="004F66BC" w:rsidRDefault="006A14AC" w:rsidP="006A14AC">
      <w:pPr>
        <w:pStyle w:val="Heading2"/>
      </w:pPr>
      <w:bookmarkStart w:id="239" w:name="Xf185962bc48a02aeb4342b6657f4b5ae21ce877"/>
      <w:bookmarkEnd w:id="126"/>
      <w:r w:rsidRPr="004F66BC">
        <w:t>Do stand conditions suitable for multiple outbreaks commonly co-occur?</w:t>
      </w:r>
    </w:p>
    <w:p w14:paraId="045B0181" w14:textId="5BC33B6D" w:rsidR="0042434E" w:rsidRDefault="0042434E" w:rsidP="0042434E">
      <w:pPr>
        <w:pStyle w:val="FirstParagraph"/>
      </w:pPr>
      <w:r>
        <w:t>Across the 3155 FIA plots with at least one of the target host species</w:t>
      </w:r>
      <w:ins w:id="240" w:author="Hart,Sarah" w:date="2022-10-04T10:30:00Z">
        <w:r w:rsidR="000B1353">
          <w:t xml:space="preserve"> and no alternative host species</w:t>
        </w:r>
      </w:ins>
      <w:r>
        <w:t>, 39% (n=1241) contained two species and 24% (n=757) three species (Fig. 3). Lodgepole pine was present in 62% of plots (n=1949) plots. Engelmann spruce was present in 62% of plots (n=1962). Subalpine fir was present in 63% of plots (n=1999).</w:t>
      </w:r>
      <w:ins w:id="241" w:author="Hart,Sarah" w:date="2022-10-04T10:30:00Z">
        <w:r w:rsidR="000B1353">
          <w:t xml:space="preserve"> S</w:t>
        </w:r>
      </w:ins>
      <w:ins w:id="242" w:author="Hart,Sarah" w:date="2022-10-04T10:31:00Z">
        <w:r w:rsidR="000B1353">
          <w:t xml:space="preserve">tands with all three </w:t>
        </w:r>
        <w:r w:rsidR="000B1353">
          <w:t xml:space="preserve">target host species </w:t>
        </w:r>
        <w:r w:rsidR="000B1353">
          <w:t>were the</w:t>
        </w:r>
      </w:ins>
      <w:ins w:id="243" w:author="Hart,Sarah" w:date="2022-10-04T10:30:00Z">
        <w:r w:rsidR="000B1353">
          <w:t xml:space="preserve"> most commonly occurring combination</w:t>
        </w:r>
      </w:ins>
      <w:ins w:id="244" w:author="Hart,Sarah" w:date="2022-10-04T10:31:00Z">
        <w:r w:rsidR="000B1353">
          <w:t xml:space="preserve"> of hosts.</w:t>
        </w:r>
      </w:ins>
      <w:ins w:id="245" w:author="Hart,Sarah" w:date="2022-10-04T10:30:00Z">
        <w:r w:rsidR="000B1353">
          <w:t xml:space="preserve"> </w:t>
        </w:r>
      </w:ins>
    </w:p>
    <w:p w14:paraId="3255571B" w14:textId="222B4EC7" w:rsidR="0042434E" w:rsidRDefault="0042434E" w:rsidP="0042434E">
      <w:pPr>
        <w:pStyle w:val="BodyText"/>
      </w:pPr>
      <w:r>
        <w:t>RF models predicted that 85% of plots (n=2686) were suitable for bark beetle outbreak. Of these plots 35% of plots (n=933) were suitable for outbreaks of two bark beetle species and 12% of plots (n=326) were suitable for outbreaks of three bark beetle species. Of the plots with at least one susceptible host</w:t>
      </w:r>
      <w:del w:id="246" w:author="Hart,Sarah" w:date="2022-10-04T10:32:00Z">
        <w:r w:rsidDel="000B1353">
          <w:delText>s</w:delText>
        </w:r>
      </w:del>
      <w:r>
        <w:t>,</w:t>
      </w:r>
      <w:ins w:id="247" w:author="Hart,Sarah" w:date="2022-10-04T10:32:00Z">
        <w:r w:rsidR="000B1353">
          <w:t xml:space="preserve"> </w:t>
        </w:r>
      </w:ins>
      <w:r>
        <w:t>61% (n=1647) were susceptible to outbreaks of MPB, 54% (n=1451) were susceptible to outbreaks of SB, 44% (n=1173) were susceptible to outbreaks of WBBB (Fig. 3).</w:t>
      </w:r>
      <w:ins w:id="248" w:author="Hart,Sarah" w:date="2022-10-04T10:31:00Z">
        <w:r w:rsidR="000B1353">
          <w:t xml:space="preserve"> Stands with only susceptible lodgepole pine were the most commonly occurring combination of susceptible hosts. </w:t>
        </w:r>
      </w:ins>
    </w:p>
    <w:p w14:paraId="0647FA61" w14:textId="47DA364F" w:rsidR="00EE4251" w:rsidRPr="00EE4251" w:rsidRDefault="006A14AC">
      <w:pPr>
        <w:pStyle w:val="BodyText"/>
        <w:rPr>
          <w:ins w:id="249" w:author="Hart,Sarah" w:date="2022-10-03T16:02:00Z"/>
        </w:rPr>
        <w:pPrChange w:id="250" w:author="Hart,Sarah" w:date="2022-10-03T17:22:00Z">
          <w:pPr>
            <w:pStyle w:val="FirstParagraph"/>
          </w:pPr>
        </w:pPrChange>
      </w:pPr>
      <w:del w:id="251" w:author="Hart,Sarah" w:date="2022-10-04T10:30:00Z">
        <w:r w:rsidRPr="004F66BC" w:rsidDel="0042434E">
          <w:delText xml:space="preserve">Across the </w:delText>
        </w:r>
      </w:del>
      <w:del w:id="252" w:author="Hart,Sarah" w:date="2022-10-03T17:14:00Z">
        <w:r w:rsidRPr="004F66BC" w:rsidDel="00937261">
          <w:delText>7289</w:delText>
        </w:r>
      </w:del>
      <w:del w:id="253" w:author="Hart,Sarah" w:date="2022-10-04T10:30:00Z">
        <w:r w:rsidRPr="004F66BC" w:rsidDel="0042434E">
          <w:delText xml:space="preserve"> FIA plots with at least one of the target host species, </w:delText>
        </w:r>
      </w:del>
      <w:del w:id="254" w:author="Hart,Sarah" w:date="2022-10-03T17:13:00Z">
        <w:r w:rsidRPr="004F66BC" w:rsidDel="00937261">
          <w:delText>55</w:delText>
        </w:r>
      </w:del>
      <w:del w:id="255" w:author="Hart,Sarah" w:date="2022-10-04T10:30:00Z">
        <w:r w:rsidRPr="004F66BC" w:rsidDel="0042434E">
          <w:delText>% (n=</w:delText>
        </w:r>
      </w:del>
      <w:del w:id="256" w:author="Hart,Sarah" w:date="2022-10-03T17:13:00Z">
        <w:r w:rsidRPr="004F66BC" w:rsidDel="00937261">
          <w:delText>3983</w:delText>
        </w:r>
      </w:del>
      <w:del w:id="257" w:author="Hart,Sarah" w:date="2022-10-04T10:30:00Z">
        <w:r w:rsidRPr="004F66BC" w:rsidDel="0042434E">
          <w:delText xml:space="preserve">) contained two species and </w:delText>
        </w:r>
      </w:del>
      <w:del w:id="258" w:author="Hart,Sarah" w:date="2022-10-03T17:13:00Z">
        <w:r w:rsidRPr="004F66BC" w:rsidDel="00937261">
          <w:delText>18</w:delText>
        </w:r>
      </w:del>
      <w:del w:id="259" w:author="Hart,Sarah" w:date="2022-10-04T10:30:00Z">
        <w:r w:rsidRPr="004F66BC" w:rsidDel="0042434E">
          <w:delText>% (n=</w:delText>
        </w:r>
      </w:del>
      <w:del w:id="260" w:author="Hart,Sarah" w:date="2022-10-03T17:13:00Z">
        <w:r w:rsidRPr="004F66BC" w:rsidDel="00937261">
          <w:delText>1325</w:delText>
        </w:r>
      </w:del>
      <w:del w:id="261" w:author="Hart,Sarah" w:date="2022-10-04T10:30:00Z">
        <w:r w:rsidRPr="004F66BC" w:rsidDel="0042434E">
          <w:delText xml:space="preserve">) three species (Fig. 3). RF models predicted that </w:delText>
        </w:r>
      </w:del>
      <w:del w:id="262" w:author="Hart,Sarah" w:date="2022-10-03T17:19:00Z">
        <w:r w:rsidRPr="004F66BC" w:rsidDel="00EE4251">
          <w:delText>69</w:delText>
        </w:r>
      </w:del>
      <w:del w:id="263" w:author="Hart,Sarah" w:date="2022-10-04T10:30:00Z">
        <w:r w:rsidRPr="004F66BC" w:rsidDel="0042434E">
          <w:delText>% of the plots (n=</w:delText>
        </w:r>
      </w:del>
      <w:del w:id="264" w:author="Hart,Sarah" w:date="2022-10-03T17:19:00Z">
        <w:r w:rsidRPr="004F66BC" w:rsidDel="00EE4251">
          <w:delText>5003</w:delText>
        </w:r>
      </w:del>
      <w:del w:id="265" w:author="Hart,Sarah" w:date="2022-10-04T10:30:00Z">
        <w:r w:rsidRPr="004F66BC" w:rsidDel="0042434E">
          <w:delText xml:space="preserve">) were suitable for bark beetle outbreak and that </w:delText>
        </w:r>
      </w:del>
      <w:del w:id="266" w:author="Hart,Sarah" w:date="2022-10-03T17:17:00Z">
        <w:r w:rsidRPr="004F66BC" w:rsidDel="00EE4251">
          <w:delText>39</w:delText>
        </w:r>
      </w:del>
      <w:del w:id="267" w:author="Hart,Sarah" w:date="2022-10-04T10:30:00Z">
        <w:r w:rsidRPr="004F66BC" w:rsidDel="0042434E">
          <w:delText xml:space="preserve">% (n= </w:delText>
        </w:r>
      </w:del>
      <w:del w:id="268" w:author="Hart,Sarah" w:date="2022-10-03T17:17:00Z">
        <w:r w:rsidRPr="004F66BC" w:rsidDel="00EE4251">
          <w:delText>2842</w:delText>
        </w:r>
      </w:del>
      <w:del w:id="269" w:author="Hart,Sarah" w:date="2022-10-04T10:30:00Z">
        <w:r w:rsidRPr="004F66BC" w:rsidDel="0042434E">
          <w:delText xml:space="preserve">) were susceptible to MPB, </w:delText>
        </w:r>
      </w:del>
      <w:del w:id="270" w:author="Hart,Sarah" w:date="2022-10-03T17:17:00Z">
        <w:r w:rsidRPr="004F66BC" w:rsidDel="00EE4251">
          <w:delText>31</w:delText>
        </w:r>
      </w:del>
      <w:del w:id="271" w:author="Hart,Sarah" w:date="2022-10-04T10:30:00Z">
        <w:r w:rsidRPr="004F66BC" w:rsidDel="0042434E">
          <w:delText xml:space="preserve">% (n= </w:delText>
        </w:r>
      </w:del>
      <w:del w:id="272" w:author="Hart,Sarah" w:date="2022-10-03T17:17:00Z">
        <w:r w:rsidRPr="004F66BC" w:rsidDel="00EE4251">
          <w:delText>2267</w:delText>
        </w:r>
      </w:del>
      <w:del w:id="273" w:author="Hart,Sarah" w:date="2022-10-04T10:30:00Z">
        <w:r w:rsidRPr="004F66BC" w:rsidDel="0042434E">
          <w:delText xml:space="preserve">) were susceptible to SB, and </w:delText>
        </w:r>
      </w:del>
      <w:del w:id="274" w:author="Hart,Sarah" w:date="2022-10-03T17:17:00Z">
        <w:r w:rsidRPr="004F66BC" w:rsidDel="00EE4251">
          <w:delText>24</w:delText>
        </w:r>
      </w:del>
      <w:del w:id="275" w:author="Hart,Sarah" w:date="2022-10-04T10:30:00Z">
        <w:r w:rsidRPr="004F66BC" w:rsidDel="0042434E">
          <w:delText xml:space="preserve">% (n= </w:delText>
        </w:r>
      </w:del>
      <w:del w:id="276" w:author="Hart,Sarah" w:date="2022-10-03T17:17:00Z">
        <w:r w:rsidRPr="004F66BC" w:rsidDel="00EE4251">
          <w:delText>1779</w:delText>
        </w:r>
      </w:del>
      <w:del w:id="277" w:author="Hart,Sarah" w:date="2022-10-04T10:30:00Z">
        <w:r w:rsidRPr="004F66BC" w:rsidDel="0042434E">
          <w:delText>) were susceptible to WBBB.</w:delText>
        </w:r>
      </w:del>
      <w:del w:id="278" w:author="Hart,Sarah" w:date="2022-10-03T17:22:00Z">
        <w:r w:rsidRPr="004F66BC" w:rsidDel="00EE4251">
          <w:delText xml:space="preserve"> </w:delText>
        </w:r>
      </w:del>
    </w:p>
    <w:p w14:paraId="5345EB64" w14:textId="47C35D63" w:rsidR="00317F71" w:rsidRPr="00317F71" w:rsidRDefault="006A14AC" w:rsidP="000E50D1">
      <w:pPr>
        <w:pStyle w:val="CaptionedFigure"/>
        <w:pPrChange w:id="279" w:author="Hart,Sarah" w:date="2022-10-04T14:26:00Z">
          <w:pPr>
            <w:pStyle w:val="FirstParagraph"/>
          </w:pPr>
        </w:pPrChange>
      </w:pPr>
      <w:del w:id="280" w:author="Hart,Sarah" w:date="2022-10-03T16:05:00Z">
        <w:r w:rsidRPr="004F66BC" w:rsidDel="00EE3F4E">
          <w:delText>Of the plots with at least one susceptible host, 27% (n=1333) were susceptible to outbreaks of two bark beetle species and 6% (n=276) were susceptible to outbreaks of all three bark beetle species.</w:delText>
        </w:r>
      </w:del>
    </w:p>
    <w:p w14:paraId="70DE6862" w14:textId="77777777" w:rsidR="006A14AC" w:rsidRPr="004F66BC" w:rsidRDefault="006A14AC" w:rsidP="006A14AC">
      <w:pPr>
        <w:pStyle w:val="Heading2"/>
      </w:pPr>
      <w:bookmarkStart w:id="281" w:name="X483cc47b4e7ea52c2c1438cc7bb3da84c816506"/>
      <w:bookmarkEnd w:id="239"/>
      <w:r w:rsidRPr="004F66BC">
        <w:t>Does the occurrence or severity of cumulative bark beetle activity increase with the host species richness?</w:t>
      </w:r>
    </w:p>
    <w:p w14:paraId="6D06ED33" w14:textId="52959943" w:rsidR="00512F75" w:rsidDel="00D46F06" w:rsidRDefault="00512F75" w:rsidP="00512F75">
      <w:pPr>
        <w:pStyle w:val="FirstParagraph"/>
        <w:rPr>
          <w:del w:id="282" w:author="Hart,Sarah" w:date="2022-10-04T12:42:00Z"/>
        </w:rPr>
      </w:pPr>
      <w:r>
        <w:t>Across 2686 plots with susceptible Engelmann spruce, lodgepole pine, and/or subalpine fir without and without any alternative host species for SB, MPB, or WBBB, we found that 44% of plots (n=1175) were affected by an outbreak of at least one species.</w:t>
      </w:r>
      <w:ins w:id="283" w:author="Hart,Sarah" w:date="2022-10-04T12:42:00Z">
        <w:r w:rsidR="00D46F06">
          <w:t xml:space="preserve"> </w:t>
        </w:r>
      </w:ins>
    </w:p>
    <w:p w14:paraId="4E42E021" w14:textId="77777777" w:rsidR="00EE3F4E" w:rsidDel="00D46F06" w:rsidRDefault="00EE3F4E" w:rsidP="006A14AC">
      <w:pPr>
        <w:pStyle w:val="FirstParagraph"/>
        <w:rPr>
          <w:del w:id="284" w:author="Hart,Sarah" w:date="2022-10-04T12:42:00Z"/>
        </w:rPr>
      </w:pPr>
    </w:p>
    <w:p w14:paraId="5911C08D" w14:textId="67EC1260" w:rsidR="00512F75" w:rsidDel="00512F75" w:rsidRDefault="00512F75" w:rsidP="00512F75">
      <w:pPr>
        <w:pStyle w:val="BodyText"/>
        <w:rPr>
          <w:del w:id="285" w:author="Hart,Sarah" w:date="2022-10-04T12:29:00Z"/>
        </w:rPr>
      </w:pPr>
      <w:r>
        <w:t>The proportion of plots affected by an outbreak of at least one species was greatest in plots with all three hosts (</w:t>
      </w:r>
      <w:ins w:id="286" w:author="Hart,Sarah" w:date="2022-10-04T12:29:00Z">
        <w:r>
          <w:t xml:space="preserve">prop = </w:t>
        </w:r>
      </w:ins>
      <w:r>
        <w:t>0.63</w:t>
      </w:r>
      <w:del w:id="287" w:author="Hart,Sarah" w:date="2022-10-04T12:26:00Z">
        <w:r w:rsidDel="00512F75">
          <w:delText>; n=204</w:delText>
        </w:r>
      </w:del>
      <w:r>
        <w:t>)</w:t>
      </w:r>
      <w:ins w:id="288" w:author="Hart,Sarah" w:date="2022-10-04T12:26:00Z">
        <w:r>
          <w:t xml:space="preserve">. </w:t>
        </w:r>
      </w:ins>
      <w:ins w:id="289" w:author="Hart,Sarah" w:date="2022-10-04T12:27:00Z">
        <w:r>
          <w:t>The</w:t>
        </w:r>
      </w:ins>
      <w:ins w:id="290" w:author="Hart,Sarah" w:date="2022-10-04T12:26:00Z">
        <w:r>
          <w:t xml:space="preserve"> proportion</w:t>
        </w:r>
      </w:ins>
      <w:ins w:id="291" w:author="Hart,Sarah" w:date="2022-10-04T12:27:00Z">
        <w:r>
          <w:t>s</w:t>
        </w:r>
      </w:ins>
      <w:ins w:id="292" w:author="Hart,Sarah" w:date="2022-10-04T12:26:00Z">
        <w:r>
          <w:t xml:space="preserve"> of </w:t>
        </w:r>
      </w:ins>
      <w:ins w:id="293" w:author="Hart,Sarah" w:date="2022-10-04T12:27:00Z">
        <w:r>
          <w:t xml:space="preserve">affected </w:t>
        </w:r>
      </w:ins>
      <w:del w:id="294" w:author="Hart,Sarah" w:date="2022-10-04T12:26:00Z">
        <w:r w:rsidDel="00512F75">
          <w:delText xml:space="preserve">, </w:delText>
        </w:r>
      </w:del>
      <w:ins w:id="295" w:author="Hart,Sarah" w:date="2022-10-04T12:26:00Z">
        <w:r>
          <w:t xml:space="preserve">plots </w:t>
        </w:r>
        <w:r>
          <w:lastRenderedPageBreak/>
          <w:t xml:space="preserve">with </w:t>
        </w:r>
      </w:ins>
      <w:del w:id="296" w:author="Hart,Sarah" w:date="2022-10-04T12:26:00Z">
        <w:r w:rsidDel="00512F75">
          <w:delText xml:space="preserve">however it was not significantly different than the proportion of affected plots with </w:delText>
        </w:r>
      </w:del>
      <w:r>
        <w:t xml:space="preserve">lodgepole pine and Engelmann spruce </w:t>
      </w:r>
      <w:ins w:id="297" w:author="Hart,Sarah" w:date="2022-10-04T12:29:00Z">
        <w:r>
          <w:t>(prop = 0.</w:t>
        </w:r>
        <w:r>
          <w:t>5</w:t>
        </w:r>
        <w:r>
          <w:t>3)</w:t>
        </w:r>
        <w:r>
          <w:t xml:space="preserve"> </w:t>
        </w:r>
      </w:ins>
      <w:r>
        <w:t xml:space="preserve">or lodgepole pine and subalpine fir </w:t>
      </w:r>
      <w:ins w:id="298" w:author="Hart,Sarah" w:date="2022-10-04T12:29:00Z">
        <w:r>
          <w:t xml:space="preserve">(prop = 0.53) </w:t>
        </w:r>
      </w:ins>
      <w:ins w:id="299" w:author="Hart,Sarah" w:date="2022-10-04T12:27:00Z">
        <w:r>
          <w:t xml:space="preserve">were both about 10 percentage points lower, but </w:t>
        </w:r>
      </w:ins>
      <w:ins w:id="300" w:author="Hart,Sarah" w:date="2022-10-04T12:28:00Z">
        <w:r>
          <w:t>these differences were not</w:t>
        </w:r>
      </w:ins>
      <w:ins w:id="301" w:author="Hart,Sarah" w:date="2022-10-04T12:27:00Z">
        <w:r>
          <w:t xml:space="preserve"> </w:t>
        </w:r>
      </w:ins>
      <w:ins w:id="302" w:author="Hart,Sarah" w:date="2022-10-04T12:28:00Z">
        <w:r>
          <w:t>statistically significant (p&gt;0.05) (</w:t>
        </w:r>
      </w:ins>
      <w:del w:id="303" w:author="Hart,Sarah" w:date="2022-10-04T12:28:00Z">
        <w:r w:rsidDel="00512F75">
          <w:delText>(0.</w:delText>
        </w:r>
      </w:del>
      <w:del w:id="304" w:author="Hart,Sarah" w:date="2022-10-04T12:24:00Z">
        <w:r w:rsidDel="00512F75">
          <w:delText xml:space="preserve">64 </w:delText>
        </w:r>
      </w:del>
      <w:del w:id="305" w:author="Hart,Sarah" w:date="2022-10-04T12:26:00Z">
        <w:r w:rsidDel="00512F75">
          <w:delText>and 0.</w:delText>
        </w:r>
      </w:del>
      <w:del w:id="306" w:author="Hart,Sarah" w:date="2022-10-04T12:25:00Z">
        <w:r w:rsidDel="00512F75">
          <w:delText>4</w:delText>
        </w:r>
      </w:del>
      <w:del w:id="307" w:author="Hart,Sarah" w:date="2022-10-04T12:26:00Z">
        <w:r w:rsidDel="00512F75">
          <w:delText>, respective</w:delText>
        </w:r>
      </w:del>
      <w:ins w:id="308" w:author="Hart,Sarah" w:date="2022-10-04T12:26:00Z">
        <w:r>
          <w:t xml:space="preserve">Figure </w:t>
        </w:r>
      </w:ins>
      <w:del w:id="309" w:author="Hart,Sarah" w:date="2022-10-04T12:26:00Z">
        <w:r w:rsidDel="00512F75">
          <w:delText xml:space="preserve">ly; </w:delText>
        </w:r>
      </w:del>
      <w:r>
        <w:t>4A).</w:t>
      </w:r>
      <w:ins w:id="310" w:author="Hart,Sarah" w:date="2022-10-04T12:29:00Z">
        <w:r>
          <w:t xml:space="preserve"> </w:t>
        </w:r>
      </w:ins>
    </w:p>
    <w:p w14:paraId="72851798" w14:textId="410FEB09" w:rsidR="003E6CF0" w:rsidRDefault="00512F75" w:rsidP="00D46F06">
      <w:pPr>
        <w:pStyle w:val="FirstParagraph"/>
        <w:rPr>
          <w:ins w:id="311" w:author="Hart,Sarah" w:date="2022-10-04T12:42:00Z"/>
        </w:rPr>
      </w:pPr>
      <w:ins w:id="312" w:author="Hart,Sarah" w:date="2022-10-04T12:29:00Z">
        <w:r>
          <w:t>S</w:t>
        </w:r>
      </w:ins>
      <w:ins w:id="313" w:author="Hart,Sarah" w:date="2022-09-30T14:52:00Z">
        <w:r w:rsidR="00D37D89">
          <w:t xml:space="preserve">tands with only susceptible </w:t>
        </w:r>
      </w:ins>
      <w:ins w:id="314" w:author="Hart,Sarah" w:date="2022-09-30T14:53:00Z">
        <w:r w:rsidR="00D37D89">
          <w:t>subalpine fir were least likely to experience outbreak</w:t>
        </w:r>
      </w:ins>
      <w:ins w:id="315" w:author="Hart,Sarah" w:date="2022-10-04T12:29:00Z">
        <w:r>
          <w:t xml:space="preserve"> </w:t>
        </w:r>
        <w:r>
          <w:t>(prop = 0.</w:t>
        </w:r>
      </w:ins>
      <w:ins w:id="316" w:author="Hart,Sarah" w:date="2022-10-04T12:34:00Z">
        <w:r w:rsidR="005F19D4">
          <w:t>17</w:t>
        </w:r>
      </w:ins>
      <w:ins w:id="317" w:author="Hart,Sarah" w:date="2022-10-04T12:29:00Z">
        <w:r>
          <w:t>)</w:t>
        </w:r>
      </w:ins>
      <w:ins w:id="318" w:author="Hart,Sarah" w:date="2022-09-30T14:53:00Z">
        <w:r w:rsidR="00D37D89">
          <w:t xml:space="preserve">, followed by stands with </w:t>
        </w:r>
      </w:ins>
      <w:ins w:id="319" w:author="Hart,Sarah" w:date="2022-10-04T12:35:00Z">
        <w:r w:rsidR="005F19D4">
          <w:t xml:space="preserve">subalpine fir and Engelmann spruce (prop = 0.34) </w:t>
        </w:r>
        <w:r w:rsidR="005F19D4">
          <w:t xml:space="preserve">or </w:t>
        </w:r>
      </w:ins>
      <w:ins w:id="320" w:author="Hart,Sarah" w:date="2022-09-30T14:53:00Z">
        <w:r w:rsidR="00D37D89">
          <w:t>Engelmann spruce</w:t>
        </w:r>
      </w:ins>
      <w:ins w:id="321" w:author="Hart,Sarah" w:date="2022-10-04T12:34:00Z">
        <w:r w:rsidR="005F19D4">
          <w:t xml:space="preserve"> (prop =</w:t>
        </w:r>
      </w:ins>
      <w:ins w:id="322" w:author="Hart,Sarah" w:date="2022-10-04T12:35:00Z">
        <w:r w:rsidR="005F19D4">
          <w:t xml:space="preserve"> </w:t>
        </w:r>
      </w:ins>
      <w:ins w:id="323" w:author="Hart,Sarah" w:date="2022-10-04T12:34:00Z">
        <w:r w:rsidR="005F19D4">
          <w:t>0.35</w:t>
        </w:r>
      </w:ins>
      <w:ins w:id="324" w:author="Hart,Sarah" w:date="2022-10-04T12:42:00Z">
        <w:r w:rsidR="006E6AE6">
          <w:t>).</w:t>
        </w:r>
      </w:ins>
    </w:p>
    <w:p w14:paraId="1AB89ED9" w14:textId="77777777" w:rsidR="00D46F06" w:rsidRPr="00D46F06" w:rsidRDefault="00D46F06" w:rsidP="00D46F06">
      <w:pPr>
        <w:pStyle w:val="BodyText"/>
        <w:rPr>
          <w:ins w:id="325" w:author="Hart,Sarah" w:date="2022-09-30T14:44:00Z"/>
        </w:rPr>
        <w:pPrChange w:id="326" w:author="Hart,Sarah" w:date="2022-10-04T12:42:00Z">
          <w:pPr>
            <w:pStyle w:val="FirstParagraph"/>
          </w:pPr>
        </w:pPrChange>
      </w:pPr>
    </w:p>
    <w:p w14:paraId="70A7A97D" w14:textId="4272FF08" w:rsidR="00317F71" w:rsidRPr="00317F71" w:rsidDel="00BF5B10" w:rsidRDefault="006A14AC" w:rsidP="000E50D1">
      <w:pPr>
        <w:pStyle w:val="FirstParagraph"/>
        <w:rPr>
          <w:del w:id="327" w:author="Hart,Sarah" w:date="2022-10-04T12:57:00Z"/>
        </w:rPr>
        <w:pPrChange w:id="328" w:author="Hart,Sarah" w:date="2022-10-04T14:26:00Z">
          <w:pPr>
            <w:pStyle w:val="FirstParagraph"/>
          </w:pPr>
        </w:pPrChange>
      </w:pPr>
      <w:del w:id="329" w:author="Hart,Sarah" w:date="2022-09-30T14:56:00Z">
        <w:r w:rsidRPr="004F66BC" w:rsidDel="005F14DD">
          <w:delText>Of the 213 plots where all three hosts were susceptible</w:delText>
        </w:r>
      </w:del>
      <w:del w:id="330" w:author="Hart,Sarah" w:date="2022-09-30T14:33:00Z">
        <w:r w:rsidRPr="004F66BC" w:rsidDel="00292050">
          <w:delText xml:space="preserve"> to bark beetle outbreak and no alternative hosts were present</w:delText>
        </w:r>
      </w:del>
      <w:del w:id="331" w:author="Hart,Sarah" w:date="2022-09-30T14:56:00Z">
        <w:r w:rsidRPr="004F66BC" w:rsidDel="005F14DD">
          <w:delText>, 67% (n=</w:delText>
        </w:r>
      </w:del>
      <w:del w:id="332" w:author="Hart,Sarah" w:date="2022-09-30T14:37:00Z">
        <w:r w:rsidRPr="004F66BC" w:rsidDel="00292050">
          <w:rPr>
            <w:rStyle w:val="VerbatimChar"/>
            <w:rFonts w:ascii="Times" w:hAnsi="Times"/>
            <w:sz w:val="24"/>
          </w:rPr>
          <w:delText>rhosts3affected.n</w:delText>
        </w:r>
      </w:del>
      <w:del w:id="333" w:author="Hart,Sarah" w:date="2022-09-30T14:56:00Z">
        <w:r w:rsidRPr="004F66BC" w:rsidDel="005F14DD">
          <w:delText xml:space="preserve">) were affected by bark beetle outbreak. </w:delText>
        </w:r>
      </w:del>
      <w:del w:id="334" w:author="Hart,Sarah" w:date="2022-10-04T12:42:00Z">
        <w:r w:rsidRPr="004F66BC" w:rsidDel="00D46F06">
          <w:delText>In contrast, total</w:delText>
        </w:r>
      </w:del>
      <w:ins w:id="335" w:author="Hart,Sarah" w:date="2022-10-04T12:55:00Z">
        <w:r w:rsidR="00EA446E">
          <w:t>Basal</w:t>
        </w:r>
      </w:ins>
      <w:del w:id="336" w:author="Hart,Sarah" w:date="2022-10-04T12:55:00Z">
        <w:r w:rsidRPr="004F66BC" w:rsidDel="00EA446E">
          <w:delText xml:space="preserve"> basal</w:delText>
        </w:r>
      </w:del>
      <w:r w:rsidRPr="004F66BC">
        <w:t xml:space="preserve"> area loss due outbreak(s) was </w:t>
      </w:r>
      <w:del w:id="337" w:author="Hart,Sarah" w:date="2022-10-04T12:49:00Z">
        <w:r w:rsidRPr="004F66BC" w:rsidDel="001938DB">
          <w:delText>generally lower in stands with multiple hosts susceptible to outbreak</w:delText>
        </w:r>
      </w:del>
      <w:ins w:id="338" w:author="Hart,Sarah" w:date="2022-10-04T12:49:00Z">
        <w:r w:rsidR="001938DB">
          <w:t>greatest in stands with only Engelmann spruce</w:t>
        </w:r>
      </w:ins>
      <w:ins w:id="339" w:author="Hart,Sarah" w:date="2022-10-04T12:56:00Z">
        <w:r w:rsidR="00EA446E">
          <w:t xml:space="preserve"> </w:t>
        </w:r>
        <w:r w:rsidR="00EA446E">
          <w:t xml:space="preserve">(mean = </w:t>
        </w:r>
        <w:r w:rsidR="00EA446E">
          <w:t>66</w:t>
        </w:r>
        <w:r w:rsidR="00EA446E">
          <w:t>%)</w:t>
        </w:r>
        <w:r w:rsidR="00EA446E">
          <w:t>, followed by stands with only</w:t>
        </w:r>
      </w:ins>
      <w:ins w:id="340" w:author="Hart,Sarah" w:date="2022-10-04T12:49:00Z">
        <w:r w:rsidR="001938DB">
          <w:t xml:space="preserve"> lodgepole pine </w:t>
        </w:r>
      </w:ins>
      <w:ins w:id="341" w:author="Hart,Sarah" w:date="2022-10-04T12:51:00Z">
        <w:r w:rsidR="00EA446E">
          <w:t xml:space="preserve">(mean </w:t>
        </w:r>
      </w:ins>
      <w:ins w:id="342" w:author="Hart,Sarah" w:date="2022-10-04T12:52:00Z">
        <w:r w:rsidR="00EA446E">
          <w:t>= 47</w:t>
        </w:r>
      </w:ins>
      <w:ins w:id="343" w:author="Hart,Sarah" w:date="2022-10-04T12:56:00Z">
        <w:r w:rsidR="00EA446E">
          <w:t>%</w:t>
        </w:r>
      </w:ins>
      <w:ins w:id="344" w:author="Hart,Sarah" w:date="2022-10-04T12:52:00Z">
        <w:r w:rsidR="00EA446E">
          <w:t xml:space="preserve">) </w:t>
        </w:r>
      </w:ins>
      <w:del w:id="345" w:author="Hart,Sarah" w:date="2022-10-04T12:51:00Z">
        <w:r w:rsidRPr="004F66BC" w:rsidDel="00EA446E">
          <w:delText xml:space="preserve"> </w:delText>
        </w:r>
      </w:del>
      <w:r w:rsidRPr="004F66BC">
        <w:t>(Fig. 4</w:t>
      </w:r>
      <w:ins w:id="346" w:author="Hart,Sarah" w:date="2022-10-04T12:51:00Z">
        <w:r w:rsidR="00EA446E">
          <w:t>B</w:t>
        </w:r>
      </w:ins>
      <w:r w:rsidRPr="004F66BC">
        <w:t xml:space="preserve">). </w:t>
      </w:r>
      <w:ins w:id="347" w:author="Hart,Sarah" w:date="2022-10-04T12:53:00Z">
        <w:r w:rsidR="00EA446E">
          <w:t>Stands with only subalpine fir experienced the lowest rates of basal area loss (mean</w:t>
        </w:r>
      </w:ins>
      <w:ins w:id="348" w:author="Hart,Sarah" w:date="2022-10-04T12:54:00Z">
        <w:r w:rsidR="00EA446E">
          <w:t xml:space="preserve"> </w:t>
        </w:r>
      </w:ins>
      <w:ins w:id="349" w:author="Hart,Sarah" w:date="2022-10-04T12:53:00Z">
        <w:r w:rsidR="00EA446E">
          <w:t>=</w:t>
        </w:r>
      </w:ins>
      <w:ins w:id="350" w:author="Hart,Sarah" w:date="2022-10-04T12:54:00Z">
        <w:r w:rsidR="00EA446E">
          <w:t xml:space="preserve"> </w:t>
        </w:r>
      </w:ins>
      <w:ins w:id="351" w:author="Hart,Sarah" w:date="2022-10-04T12:53:00Z">
        <w:r w:rsidR="00EA446E">
          <w:t>15%</w:t>
        </w:r>
      </w:ins>
      <w:ins w:id="352" w:author="Hart,Sarah" w:date="2022-10-04T12:54:00Z">
        <w:r w:rsidR="00EA446E">
          <w:t xml:space="preserve">), followed by stands where all three hosts were present (mean = 27%). </w:t>
        </w:r>
      </w:ins>
      <w:ins w:id="353" w:author="Hart,Sarah" w:date="2022-10-04T12:57:00Z">
        <w:r w:rsidR="00EA446E">
          <w:t>Outbreak severity was intermediate in s</w:t>
        </w:r>
      </w:ins>
      <w:ins w:id="354" w:author="Hart,Sarah" w:date="2022-10-04T12:55:00Z">
        <w:r w:rsidR="00EA446E">
          <w:t xml:space="preserve">tands with two hosts present (mean </w:t>
        </w:r>
      </w:ins>
      <w:ins w:id="355" w:author="Hart,Sarah" w:date="2022-10-04T12:57:00Z">
        <w:r w:rsidR="00EA446E">
          <w:t xml:space="preserve">basal area loss </w:t>
        </w:r>
      </w:ins>
      <w:ins w:id="356" w:author="Hart,Sarah" w:date="2022-10-04T12:56:00Z">
        <w:r w:rsidR="00EA446E">
          <w:t xml:space="preserve">= 31 – 38%). </w:t>
        </w:r>
      </w:ins>
      <w:del w:id="357" w:author="Hart,Sarah" w:date="2022-10-04T12:53:00Z">
        <w:r w:rsidRPr="004F66BC" w:rsidDel="00EA446E">
          <w:delText xml:space="preserve">Stands with only susceptible Engelmann spruce experienced the most severe basal area loss, followed by stands with susceptible lodgepole pine or </w:delText>
        </w:r>
      </w:del>
      <w:del w:id="358" w:author="Hart,Sarah" w:date="2022-10-04T12:22:00Z">
        <w:r w:rsidRPr="004F66BC" w:rsidDel="00512F75">
          <w:delText>suceptible</w:delText>
        </w:r>
      </w:del>
      <w:del w:id="359" w:author="Hart,Sarah" w:date="2022-10-04T12:53:00Z">
        <w:r w:rsidRPr="004F66BC" w:rsidDel="00EA446E">
          <w:delText xml:space="preserve"> lodgepole pine and subalpine fir. </w:delText>
        </w:r>
      </w:del>
      <w:del w:id="360" w:author="Hart,Sarah" w:date="2022-10-04T12:54:00Z">
        <w:r w:rsidRPr="004F66BC" w:rsidDel="00EA446E">
          <w:delText>However, stands where subalpine fir was the only susceptible species experienced the lowest rates of basal area loss.</w:delText>
        </w:r>
      </w:del>
    </w:p>
    <w:p w14:paraId="773D66CB" w14:textId="4BCD02F1" w:rsidR="006A14AC" w:rsidRPr="004F66BC" w:rsidRDefault="006A14AC" w:rsidP="000E50D1">
      <w:pPr>
        <w:pStyle w:val="FirstParagraph"/>
        <w:pPrChange w:id="361" w:author="Hart,Sarah" w:date="2022-10-04T14:26:00Z">
          <w:pPr>
            <w:pStyle w:val="CaptionedFigure"/>
          </w:pPr>
        </w:pPrChange>
      </w:pPr>
    </w:p>
    <w:p w14:paraId="775F67FD" w14:textId="04AB1B12" w:rsidR="006A14AC" w:rsidRPr="004F66BC" w:rsidRDefault="006A14AC" w:rsidP="006A14AC">
      <w:pPr>
        <w:pStyle w:val="Heading2"/>
      </w:pPr>
      <w:bookmarkStart w:id="362" w:name="Xc62529202d5232c059459af3f81739ba2cf1881"/>
      <w:bookmarkEnd w:id="281"/>
      <w:r w:rsidRPr="004F66BC">
        <w:t>Given the co-</w:t>
      </w:r>
      <w:del w:id="363" w:author="Hart,Sarah" w:date="2022-09-30T14:56:00Z">
        <w:r w:rsidRPr="004F66BC" w:rsidDel="00206075">
          <w:delText>occurence</w:delText>
        </w:r>
      </w:del>
      <w:ins w:id="364" w:author="Hart,Sarah" w:date="2022-09-30T14:56:00Z">
        <w:r w:rsidR="00206075" w:rsidRPr="004F66BC">
          <w:t>occurrence</w:t>
        </w:r>
      </w:ins>
      <w:r w:rsidRPr="004F66BC">
        <w:t xml:space="preserve"> of multiple susceptible host species, what are the contributions of each bark beetle species to cumulative outbreak </w:t>
      </w:r>
      <w:del w:id="365" w:author="Hart,Sarah" w:date="2022-09-30T14:56:00Z">
        <w:r w:rsidRPr="004F66BC" w:rsidDel="00206075">
          <w:delText>occurence</w:delText>
        </w:r>
      </w:del>
      <w:ins w:id="366" w:author="Hart,Sarah" w:date="2022-09-30T14:56:00Z">
        <w:r w:rsidR="00206075" w:rsidRPr="004F66BC">
          <w:t>occurrence</w:t>
        </w:r>
      </w:ins>
      <w:r w:rsidRPr="004F66BC">
        <w:t xml:space="preserve"> and severity?</w:t>
      </w:r>
    </w:p>
    <w:p w14:paraId="3C89170E" w14:textId="02E2B06B" w:rsidR="00BF5B10" w:rsidRPr="00BF5B10" w:rsidRDefault="006A14AC" w:rsidP="000E50D1">
      <w:pPr>
        <w:pStyle w:val="FirstParagraph"/>
      </w:pPr>
      <w:r w:rsidRPr="004F66BC">
        <w:t xml:space="preserve">Given the co-occurrence of susceptible lodgepole pine with either susceptible </w:t>
      </w:r>
      <w:del w:id="367" w:author="Hart,Sarah" w:date="2022-09-30T14:56:00Z">
        <w:r w:rsidRPr="004F66BC" w:rsidDel="00206075">
          <w:delText>Engelemann</w:delText>
        </w:r>
      </w:del>
      <w:ins w:id="368" w:author="Hart,Sarah" w:date="2022-09-30T14:56:00Z">
        <w:r w:rsidR="00206075" w:rsidRPr="004F66BC">
          <w:t>Engelmann</w:t>
        </w:r>
      </w:ins>
      <w:r w:rsidRPr="004F66BC">
        <w:t xml:space="preserve"> spruce </w:t>
      </w:r>
      <w:ins w:id="369" w:author="Hart,Sarah" w:date="2022-10-04T13:21:00Z">
        <w:r w:rsidR="00CE3087">
          <w:t>and/</w:t>
        </w:r>
      </w:ins>
      <w:r w:rsidRPr="004F66BC">
        <w:t xml:space="preserve">or subalpine fir, MPB outbreak was </w:t>
      </w:r>
      <w:del w:id="370" w:author="Hart,Sarah" w:date="2022-10-04T13:21:00Z">
        <w:r w:rsidRPr="004F66BC" w:rsidDel="00CE3087">
          <w:delText xml:space="preserve">generally </w:delText>
        </w:r>
      </w:del>
      <w:r w:rsidRPr="004F66BC">
        <w:t>more likely to occur then either SB or WBBB (Fig. 5</w:t>
      </w:r>
      <w:ins w:id="371" w:author="Hart,Sarah" w:date="2022-10-04T13:21:00Z">
        <w:r w:rsidR="00CE3087">
          <w:t>A</w:t>
        </w:r>
      </w:ins>
      <w:r w:rsidRPr="004F66BC">
        <w:t>)</w:t>
      </w:r>
      <w:ins w:id="372" w:author="Hart,Sarah" w:date="2022-10-04T13:26:00Z">
        <w:r w:rsidR="002541D3">
          <w:t xml:space="preserve"> and led to higher rates of basal area loss (Fig. 5B).</w:t>
        </w:r>
      </w:ins>
      <w:del w:id="373" w:author="Hart,Sarah" w:date="2022-10-04T13:27:00Z">
        <w:r w:rsidRPr="004F66BC" w:rsidDel="00DB5DCF">
          <w:delText>.</w:delText>
        </w:r>
      </w:del>
      <w:r w:rsidRPr="004F66BC">
        <w:t xml:space="preserve"> In stands with susceptible subalpine fir and </w:t>
      </w:r>
      <w:del w:id="374" w:author="Hart,Sarah" w:date="2022-10-04T13:21:00Z">
        <w:r w:rsidRPr="004F66BC" w:rsidDel="00CE3087">
          <w:delText>Englemann</w:delText>
        </w:r>
      </w:del>
      <w:ins w:id="375" w:author="Hart,Sarah" w:date="2022-10-04T13:21:00Z">
        <w:r w:rsidR="00CE3087" w:rsidRPr="004F66BC">
          <w:t>Engelmann</w:t>
        </w:r>
      </w:ins>
      <w:r w:rsidRPr="004F66BC">
        <w:t xml:space="preserve"> spruce, outbreaks of SB and WBBB were equally likely to occur</w:t>
      </w:r>
      <w:ins w:id="376" w:author="Hart,Sarah" w:date="2022-10-04T13:26:00Z">
        <w:r w:rsidR="002541D3">
          <w:t xml:space="preserve">, but </w:t>
        </w:r>
      </w:ins>
      <w:ins w:id="377" w:author="Hart,Sarah" w:date="2022-10-04T13:27:00Z">
        <w:r w:rsidR="002541D3">
          <w:t>SB drove greater rates of basal area loss</w:t>
        </w:r>
      </w:ins>
      <w:ins w:id="378" w:author="Hart,Sarah" w:date="2022-10-04T13:22:00Z">
        <w:r w:rsidR="002541D3">
          <w:t xml:space="preserve">. </w:t>
        </w:r>
      </w:ins>
      <w:del w:id="379" w:author="Hart,Sarah" w:date="2022-10-04T13:22:00Z">
        <w:r w:rsidRPr="004F66BC" w:rsidDel="002541D3">
          <w:delText xml:space="preserve"> (Fig. 5C). </w:delText>
        </w:r>
      </w:del>
      <w:del w:id="380" w:author="Hart,Sarah" w:date="2022-10-04T13:27:00Z">
        <w:r w:rsidRPr="004F66BC" w:rsidDel="002541D3">
          <w:delText xml:space="preserve">Basal area loss was lower in stands affected by outbreaks of WBBB than stands affected by outbreaks of SB or MPB (Fig. </w:delText>
        </w:r>
      </w:del>
      <w:del w:id="381" w:author="Hart,Sarah" w:date="2022-10-04T13:22:00Z">
        <w:r w:rsidRPr="004F66BC" w:rsidDel="002541D3">
          <w:delText>5E-H</w:delText>
        </w:r>
      </w:del>
      <w:del w:id="382" w:author="Hart,Sarah" w:date="2022-10-04T13:27:00Z">
        <w:r w:rsidRPr="004F66BC" w:rsidDel="002541D3">
          <w:delText>).</w:delText>
        </w:r>
      </w:del>
    </w:p>
    <w:p w14:paraId="5AF88F0C" w14:textId="77777777" w:rsidR="006A14AC" w:rsidRPr="004F66BC" w:rsidRDefault="006A14AC" w:rsidP="006A14AC">
      <w:pPr>
        <w:pStyle w:val="Heading2"/>
      </w:pPr>
      <w:bookmarkStart w:id="383" w:name="X2053173dff6dd4b3263325f435cc39683d3a2d4"/>
      <w:bookmarkEnd w:id="362"/>
      <w:r w:rsidRPr="004F66BC">
        <w:t>Does the co-occurrence of multiple bark beetle species result in more severe cumulative bark beetle mortality?</w:t>
      </w:r>
    </w:p>
    <w:p w14:paraId="4CB9DC12" w14:textId="591501CA" w:rsidR="0004732F" w:rsidRDefault="006A14AC" w:rsidP="006A14AC">
      <w:pPr>
        <w:pStyle w:val="FirstParagraph"/>
        <w:rPr>
          <w:ins w:id="384" w:author="Hart,Sarah" w:date="2022-10-04T14:00:00Z"/>
        </w:rPr>
      </w:pPr>
      <w:r w:rsidRPr="004F66BC">
        <w:t>Generally, stands affected by outbreaks of multiple bark beetle species experienced greater basal area loss than stands affected by only one outbreak</w:t>
      </w:r>
      <w:ins w:id="385" w:author="Hart,Sarah" w:date="2022-10-04T14:19:00Z">
        <w:r w:rsidR="00704D2E">
          <w:t xml:space="preserve">, however the effects depended upon the bark beetle species </w:t>
        </w:r>
      </w:ins>
      <w:del w:id="386" w:author="Hart,Sarah" w:date="2022-10-04T14:19:00Z">
        <w:r w:rsidRPr="004F66BC" w:rsidDel="00704D2E">
          <w:delText xml:space="preserve"> </w:delText>
        </w:r>
      </w:del>
      <w:r w:rsidRPr="004F66BC">
        <w:t xml:space="preserve">(Fig. 6). </w:t>
      </w:r>
      <w:ins w:id="387" w:author="Hart,Sarah" w:date="2022-10-04T14:19:00Z">
        <w:r w:rsidR="00704D2E">
          <w:t xml:space="preserve"> </w:t>
        </w:r>
      </w:ins>
      <w:r w:rsidRPr="004F66BC">
        <w:t xml:space="preserve">In stands where all three hosts were susceptible to outbreak, </w:t>
      </w:r>
      <w:ins w:id="388" w:author="Hart,Sarah" w:date="2022-10-04T13:42:00Z">
        <w:r w:rsidR="002A1960">
          <w:t xml:space="preserve">basal area loss was greatest in stands </w:t>
        </w:r>
      </w:ins>
      <w:del w:id="389" w:author="Hart,Sarah" w:date="2022-10-04T13:42:00Z">
        <w:r w:rsidRPr="004F66BC" w:rsidDel="002A1960">
          <w:delText xml:space="preserve">stands </w:delText>
        </w:r>
      </w:del>
      <w:r w:rsidRPr="004F66BC">
        <w:t>affected by</w:t>
      </w:r>
      <w:ins w:id="390" w:author="Hart,Sarah" w:date="2022-10-04T13:38:00Z">
        <w:r w:rsidR="002A1960">
          <w:t xml:space="preserve"> </w:t>
        </w:r>
      </w:ins>
      <w:del w:id="391" w:author="Hart,Sarah" w:date="2022-10-04T13:38:00Z">
        <w:r w:rsidRPr="004F66BC" w:rsidDel="002A1960">
          <w:delText xml:space="preserve"> both </w:delText>
        </w:r>
      </w:del>
      <w:r w:rsidRPr="004F66BC">
        <w:t>MPB</w:t>
      </w:r>
      <w:del w:id="392" w:author="Hart,Sarah" w:date="2022-10-04T13:38:00Z">
        <w:r w:rsidRPr="004F66BC" w:rsidDel="002A1960">
          <w:delText xml:space="preserve"> and SB</w:delText>
        </w:r>
      </w:del>
      <w:ins w:id="393" w:author="Hart,Sarah" w:date="2022-10-04T13:42:00Z">
        <w:r w:rsidR="002A1960">
          <w:t xml:space="preserve">, </w:t>
        </w:r>
      </w:ins>
      <w:ins w:id="394" w:author="Hart,Sarah" w:date="2022-10-04T13:38:00Z">
        <w:r w:rsidR="002A1960">
          <w:t>SB</w:t>
        </w:r>
      </w:ins>
      <w:ins w:id="395" w:author="Hart,Sarah" w:date="2022-10-04T13:42:00Z">
        <w:r w:rsidR="002A1960">
          <w:t xml:space="preserve">, and </w:t>
        </w:r>
      </w:ins>
      <w:ins w:id="396" w:author="Hart,Sarah" w:date="2022-10-04T13:38:00Z">
        <w:r w:rsidR="002A1960">
          <w:t>WBBB</w:t>
        </w:r>
      </w:ins>
      <w:del w:id="397" w:author="Hart,Sarah" w:date="2022-10-04T13:38:00Z">
        <w:r w:rsidRPr="004F66BC" w:rsidDel="002A1960">
          <w:delText>,</w:delText>
        </w:r>
      </w:del>
      <w:r w:rsidRPr="004F66BC">
        <w:t xml:space="preserve"> </w:t>
      </w:r>
      <w:ins w:id="398" w:author="Hart,Sarah" w:date="2022-10-04T13:42:00Z">
        <w:r w:rsidR="002A1960">
          <w:t>(mean</w:t>
        </w:r>
      </w:ins>
      <w:ins w:id="399" w:author="Hart,Sarah" w:date="2022-10-04T14:28:00Z">
        <w:r w:rsidR="000E50D1">
          <w:t xml:space="preserve"> </w:t>
        </w:r>
      </w:ins>
      <w:ins w:id="400" w:author="Hart,Sarah" w:date="2022-10-04T13:42:00Z">
        <w:r w:rsidR="002A1960">
          <w:t>=</w:t>
        </w:r>
      </w:ins>
      <w:ins w:id="401" w:author="Hart,Sarah" w:date="2022-10-04T14:28:00Z">
        <w:r w:rsidR="000E50D1">
          <w:t xml:space="preserve"> </w:t>
        </w:r>
      </w:ins>
      <w:ins w:id="402" w:author="Hart,Sarah" w:date="2022-10-04T13:42:00Z">
        <w:r w:rsidR="00482E74">
          <w:t>42%)</w:t>
        </w:r>
      </w:ins>
      <w:ins w:id="403" w:author="Hart,Sarah" w:date="2022-10-04T13:43:00Z">
        <w:r w:rsidR="00482E74">
          <w:t xml:space="preserve"> or </w:t>
        </w:r>
      </w:ins>
      <w:ins w:id="404" w:author="Hart,Sarah" w:date="2022-10-04T13:42:00Z">
        <w:r w:rsidR="00482E74">
          <w:t>MPB and SB (mean =</w:t>
        </w:r>
      </w:ins>
      <w:ins w:id="405" w:author="Hart,Sarah" w:date="2022-10-04T13:44:00Z">
        <w:r w:rsidR="00482E74">
          <w:t xml:space="preserve"> </w:t>
        </w:r>
      </w:ins>
      <w:ins w:id="406" w:author="Hart,Sarah" w:date="2022-10-04T13:42:00Z">
        <w:r w:rsidR="00482E74">
          <w:t xml:space="preserve">40%), </w:t>
        </w:r>
      </w:ins>
      <w:ins w:id="407" w:author="Hart,Sarah" w:date="2022-10-04T13:43:00Z">
        <w:r w:rsidR="00482E74">
          <w:t xml:space="preserve">followed by stands with MPB and WBBB (mean = 28%). </w:t>
        </w:r>
      </w:ins>
      <w:ins w:id="408" w:author="Hart,Sarah" w:date="2022-10-04T14:19:00Z">
        <w:r w:rsidR="00704D2E">
          <w:t>Fo</w:t>
        </w:r>
      </w:ins>
      <w:ins w:id="409" w:author="Hart,Sarah" w:date="2022-10-04T14:20:00Z">
        <w:r w:rsidR="00704D2E">
          <w:t>r stands with all three hosts</w:t>
        </w:r>
      </w:ins>
      <w:ins w:id="410" w:author="Hart,Sarah" w:date="2022-10-04T13:43:00Z">
        <w:r w:rsidR="00482E74">
          <w:t xml:space="preserve">, the lowest </w:t>
        </w:r>
      </w:ins>
      <w:del w:id="411" w:author="Hart,Sarah" w:date="2022-10-04T13:43:00Z">
        <w:r w:rsidRPr="004F66BC" w:rsidDel="00482E74">
          <w:lastRenderedPageBreak/>
          <w:delText>experienced great</w:delText>
        </w:r>
      </w:del>
      <w:del w:id="412" w:author="Hart,Sarah" w:date="2022-10-04T13:38:00Z">
        <w:r w:rsidRPr="004F66BC" w:rsidDel="002A1960">
          <w:delText>er</w:delText>
        </w:r>
      </w:del>
      <w:del w:id="413" w:author="Hart,Sarah" w:date="2022-10-04T13:43:00Z">
        <w:r w:rsidRPr="004F66BC" w:rsidDel="00482E74">
          <w:delText xml:space="preserve"> basal area loss</w:delText>
        </w:r>
      </w:del>
      <w:ins w:id="414" w:author="Hart,Sarah" w:date="2022-10-04T13:43:00Z">
        <w:r w:rsidR="00482E74">
          <w:t>b</w:t>
        </w:r>
      </w:ins>
      <w:ins w:id="415" w:author="Hart,Sarah" w:date="2022-10-04T13:40:00Z">
        <w:r w:rsidR="002A1960">
          <w:t xml:space="preserve">asal area loss </w:t>
        </w:r>
      </w:ins>
      <w:ins w:id="416" w:author="Hart,Sarah" w:date="2022-10-04T13:43:00Z">
        <w:r w:rsidR="00482E74">
          <w:t>occurred</w:t>
        </w:r>
      </w:ins>
      <w:ins w:id="417" w:author="Hart,Sarah" w:date="2022-10-04T13:40:00Z">
        <w:r w:rsidR="002A1960">
          <w:t xml:space="preserve"> in stand </w:t>
        </w:r>
      </w:ins>
      <w:ins w:id="418" w:author="Hart,Sarah" w:date="2022-10-04T13:41:00Z">
        <w:r w:rsidR="002A1960">
          <w:t>a</w:t>
        </w:r>
      </w:ins>
      <w:ins w:id="419" w:author="Hart,Sarah" w:date="2022-10-04T13:39:00Z">
        <w:r w:rsidR="002A1960">
          <w:t>ffected by</w:t>
        </w:r>
      </w:ins>
      <w:ins w:id="420" w:author="Hart,Sarah" w:date="2022-10-04T13:44:00Z">
        <w:r w:rsidR="00482E74" w:rsidRPr="00482E74">
          <w:t xml:space="preserve"> </w:t>
        </w:r>
        <w:r w:rsidR="00482E74">
          <w:t>SB and WBBB (mean</w:t>
        </w:r>
        <w:r w:rsidR="00482E74">
          <w:t xml:space="preserve"> </w:t>
        </w:r>
        <w:r w:rsidR="00482E74">
          <w:t>=</w:t>
        </w:r>
        <w:r w:rsidR="00482E74">
          <w:t xml:space="preserve"> </w:t>
        </w:r>
        <w:r w:rsidR="00482E74">
          <w:t>6%)</w:t>
        </w:r>
        <w:r w:rsidR="00482E74">
          <w:t xml:space="preserve"> or </w:t>
        </w:r>
      </w:ins>
      <w:ins w:id="421" w:author="Hart,Sarah" w:date="2022-10-04T13:39:00Z">
        <w:r w:rsidR="002A1960">
          <w:t>only WBBB</w:t>
        </w:r>
      </w:ins>
      <w:ins w:id="422" w:author="Hart,Sarah" w:date="2022-10-04T13:40:00Z">
        <w:r w:rsidR="002A1960">
          <w:t xml:space="preserve"> (mean = 9%)</w:t>
        </w:r>
      </w:ins>
      <w:ins w:id="423" w:author="Hart,Sarah" w:date="2022-10-04T13:44:00Z">
        <w:r w:rsidR="00482E74">
          <w:t>, followed by stands affected by</w:t>
        </w:r>
      </w:ins>
      <w:ins w:id="424" w:author="Hart,Sarah" w:date="2022-10-04T13:39:00Z">
        <w:r w:rsidR="002A1960">
          <w:t xml:space="preserve"> </w:t>
        </w:r>
      </w:ins>
      <w:ins w:id="425" w:author="Hart,Sarah" w:date="2022-10-04T13:44:00Z">
        <w:r w:rsidR="00482E74">
          <w:t>only SB (mean</w:t>
        </w:r>
        <w:r w:rsidR="00482E74">
          <w:t xml:space="preserve"> </w:t>
        </w:r>
        <w:r w:rsidR="00482E74">
          <w:t>=</w:t>
        </w:r>
        <w:r w:rsidR="00482E74">
          <w:t xml:space="preserve"> </w:t>
        </w:r>
        <w:r w:rsidR="00482E74">
          <w:t>16%)</w:t>
        </w:r>
        <w:r w:rsidR="00482E74">
          <w:t xml:space="preserve">. </w:t>
        </w:r>
      </w:ins>
    </w:p>
    <w:p w14:paraId="4E892D9D" w14:textId="77777777" w:rsidR="0004732F" w:rsidRDefault="0004732F" w:rsidP="006A14AC">
      <w:pPr>
        <w:pStyle w:val="FirstParagraph"/>
        <w:rPr>
          <w:ins w:id="426" w:author="Hart,Sarah" w:date="2022-10-04T14:00:00Z"/>
        </w:rPr>
      </w:pPr>
    </w:p>
    <w:p w14:paraId="0C94ABDC" w14:textId="218C04A2" w:rsidR="006A14AC" w:rsidRDefault="0004732F" w:rsidP="006A14AC">
      <w:pPr>
        <w:pStyle w:val="FirstParagraph"/>
        <w:rPr>
          <w:ins w:id="427" w:author="Hart,Sarah" w:date="2022-10-04T14:00:00Z"/>
        </w:rPr>
      </w:pPr>
      <w:ins w:id="428" w:author="Hart,Sarah" w:date="2022-10-04T13:58:00Z">
        <w:r>
          <w:t xml:space="preserve">When only two susceptible hosts were present, the additive effect of outbreaks of multiple bark beetle species only occurred in stands with both susceptible lodgepole pine and Engelmann spruce, where </w:t>
        </w:r>
        <w:r>
          <w:t xml:space="preserve">basal area loss </w:t>
        </w:r>
        <w:r>
          <w:t xml:space="preserve">due to MPB and SB </w:t>
        </w:r>
        <w:r>
          <w:t>(mean</w:t>
        </w:r>
      </w:ins>
      <w:ins w:id="429" w:author="Hart,Sarah" w:date="2022-10-04T13:59:00Z">
        <w:r>
          <w:t xml:space="preserve"> </w:t>
        </w:r>
      </w:ins>
      <w:ins w:id="430" w:author="Hart,Sarah" w:date="2022-10-04T13:58:00Z">
        <w:r>
          <w:t xml:space="preserve">= </w:t>
        </w:r>
      </w:ins>
      <w:ins w:id="431" w:author="Hart,Sarah" w:date="2022-10-04T13:59:00Z">
        <w:r>
          <w:t xml:space="preserve">50%), </w:t>
        </w:r>
      </w:ins>
      <w:ins w:id="432" w:author="Hart,Sarah" w:date="2022-10-04T13:58:00Z">
        <w:r>
          <w:t>was greater than mortality due to only MPB</w:t>
        </w:r>
        <w:r>
          <w:t xml:space="preserve"> (mean</w:t>
        </w:r>
      </w:ins>
      <w:ins w:id="433" w:author="Hart,Sarah" w:date="2022-10-04T13:59:00Z">
        <w:r>
          <w:t xml:space="preserve"> </w:t>
        </w:r>
      </w:ins>
      <w:ins w:id="434" w:author="Hart,Sarah" w:date="2022-10-04T13:58:00Z">
        <w:r>
          <w:t>=</w:t>
        </w:r>
      </w:ins>
      <w:ins w:id="435" w:author="Hart,Sarah" w:date="2022-10-04T13:59:00Z">
        <w:r>
          <w:t xml:space="preserve"> 35%)</w:t>
        </w:r>
      </w:ins>
      <w:ins w:id="436" w:author="Hart,Sarah" w:date="2022-10-04T13:58:00Z">
        <w:r>
          <w:t xml:space="preserve"> or SB</w:t>
        </w:r>
        <w:r>
          <w:t xml:space="preserve"> (mean</w:t>
        </w:r>
      </w:ins>
      <w:ins w:id="437" w:author="Hart,Sarah" w:date="2022-10-04T13:59:00Z">
        <w:r>
          <w:t xml:space="preserve"> </w:t>
        </w:r>
      </w:ins>
      <w:ins w:id="438" w:author="Hart,Sarah" w:date="2022-10-04T13:58:00Z">
        <w:r>
          <w:t>=</w:t>
        </w:r>
      </w:ins>
      <w:ins w:id="439" w:author="Hart,Sarah" w:date="2022-10-04T13:59:00Z">
        <w:r>
          <w:t xml:space="preserve"> 17%)</w:t>
        </w:r>
      </w:ins>
      <w:ins w:id="440" w:author="Hart,Sarah" w:date="2022-10-04T13:58:00Z">
        <w:r>
          <w:t xml:space="preserve">. </w:t>
        </w:r>
      </w:ins>
      <w:ins w:id="441" w:author="Hart,Sarah" w:date="2022-10-04T13:47:00Z">
        <w:r w:rsidR="00224683">
          <w:t xml:space="preserve">In stands with susceptible subalpine fir and either lodgepole pine or Engelmann spruce, </w:t>
        </w:r>
      </w:ins>
      <w:ins w:id="442" w:author="Hart,Sarah" w:date="2022-10-04T13:49:00Z">
        <w:r w:rsidR="00224683">
          <w:t>WBBB caused less mortality than SB or MPB</w:t>
        </w:r>
      </w:ins>
      <w:ins w:id="443" w:author="Hart,Sarah" w:date="2022-10-04T13:56:00Z">
        <w:r>
          <w:t>. Further</w:t>
        </w:r>
      </w:ins>
      <w:ins w:id="444" w:author="Hart,Sarah" w:date="2022-10-04T13:50:00Z">
        <w:r w:rsidR="00224683">
          <w:t xml:space="preserve"> stands affected by both WBBB and MPB or WBBB and SB experienced similar mortality as st</w:t>
        </w:r>
      </w:ins>
      <w:ins w:id="445" w:author="Hart,Sarah" w:date="2022-10-04T13:56:00Z">
        <w:r>
          <w:t xml:space="preserve">ands affected by only MPB or only SB. </w:t>
        </w:r>
      </w:ins>
      <w:del w:id="446" w:author="Hart,Sarah" w:date="2022-10-04T13:38:00Z">
        <w:r w:rsidR="006A14AC" w:rsidRPr="004F66BC" w:rsidDel="002A1960">
          <w:delText xml:space="preserve"> than stands affected by outbreaks of only MPB, SB, or WBBB. While in</w:delText>
        </w:r>
      </w:del>
    </w:p>
    <w:p w14:paraId="139A6C9B" w14:textId="77777777" w:rsidR="0004732F" w:rsidRPr="0004732F" w:rsidDel="000E50D1" w:rsidRDefault="0004732F" w:rsidP="0004732F">
      <w:pPr>
        <w:pStyle w:val="BodyText"/>
        <w:rPr>
          <w:del w:id="447" w:author="Hart,Sarah" w:date="2022-10-04T14:25:00Z"/>
        </w:rPr>
        <w:pPrChange w:id="448" w:author="Hart,Sarah" w:date="2022-10-04T14:00:00Z">
          <w:pPr>
            <w:pStyle w:val="FirstParagraph"/>
          </w:pPr>
        </w:pPrChange>
      </w:pPr>
    </w:p>
    <w:p w14:paraId="31B49DF0" w14:textId="50C2820D" w:rsidR="00DB5DCF" w:rsidRPr="004F66BC" w:rsidDel="00854B53" w:rsidRDefault="00DB5DCF" w:rsidP="00D61A8F">
      <w:pPr>
        <w:pStyle w:val="CaptionedFigure"/>
        <w:rPr>
          <w:del w:id="449" w:author="Hart,Sarah" w:date="2022-10-04T14:20:00Z"/>
        </w:rPr>
      </w:pPr>
    </w:p>
    <w:p w14:paraId="0B071417" w14:textId="538D6840" w:rsidR="006A14AC" w:rsidRPr="004F66BC" w:rsidRDefault="006A14AC" w:rsidP="006A14AC">
      <w:pPr>
        <w:pStyle w:val="Heading1"/>
      </w:pPr>
      <w:bookmarkStart w:id="450" w:name="discussion"/>
      <w:bookmarkEnd w:id="125"/>
      <w:bookmarkEnd w:id="383"/>
      <w:r w:rsidRPr="004F66BC">
        <w:t>Discussion</w:t>
      </w:r>
    </w:p>
    <w:p w14:paraId="299A614B" w14:textId="77777777" w:rsidR="006A14AC" w:rsidRPr="004F66BC" w:rsidRDefault="006A14AC" w:rsidP="006A14AC">
      <w:pPr>
        <w:pStyle w:val="Heading2"/>
      </w:pPr>
      <w:bookmarkStart w:id="451" w:name="resource-concentration"/>
      <w:r w:rsidRPr="004F66BC">
        <w:t>Resource concentration</w:t>
      </w:r>
    </w:p>
    <w:p w14:paraId="229330CC" w14:textId="77777777" w:rsidR="006A14AC" w:rsidRPr="004F66BC" w:rsidRDefault="006A14AC" w:rsidP="006A14AC">
      <w:pPr>
        <w:pStyle w:val="FirstParagraph"/>
      </w:pPr>
      <w:r w:rsidRPr="004F66BC">
        <w:t>Yes –&gt; outbreaks of MPB, SB, and WBBB were all generally increased with increases in host basal area and host dominance. - discuss slight decrease that occurs at high values</w:t>
      </w:r>
    </w:p>
    <w:p w14:paraId="03C3BE95" w14:textId="77777777" w:rsidR="006A14AC" w:rsidRPr="004F66BC" w:rsidRDefault="006A14AC" w:rsidP="006A14AC">
      <w:pPr>
        <w:pStyle w:val="Heading2"/>
      </w:pPr>
      <w:bookmarkStart w:id="452" w:name="X2f9b40783bcbbe9bbe2c58e79d87e2c44e7d008"/>
      <w:bookmarkEnd w:id="451"/>
      <w:r w:rsidRPr="004F66BC">
        <w:t>Effects of resource concentration on patterns of overlap</w:t>
      </w:r>
    </w:p>
    <w:p w14:paraId="0772FDA6" w14:textId="77777777" w:rsidR="006A14AC" w:rsidRPr="004F66BC" w:rsidRDefault="006A14AC" w:rsidP="006A14AC">
      <w:pPr>
        <w:pStyle w:val="Heading2"/>
      </w:pPr>
      <w:bookmarkStart w:id="453" w:name="resource-specialization"/>
      <w:bookmarkEnd w:id="452"/>
      <w:r w:rsidRPr="004F66BC">
        <w:t>Resource specialization</w:t>
      </w:r>
    </w:p>
    <w:p w14:paraId="61798086" w14:textId="77777777" w:rsidR="006A14AC" w:rsidRPr="004F66BC" w:rsidRDefault="006A14AC" w:rsidP="006A14AC">
      <w:pPr>
        <w:pStyle w:val="Heading2"/>
      </w:pPr>
      <w:bookmarkStart w:id="454" w:name="caveats"/>
      <w:bookmarkEnd w:id="453"/>
      <w:r w:rsidRPr="004F66BC">
        <w:t>caveats</w:t>
      </w:r>
    </w:p>
    <w:p w14:paraId="0D448FDD" w14:textId="77777777" w:rsidR="006A14AC" w:rsidRPr="004F66BC" w:rsidRDefault="006A14AC" w:rsidP="006A14AC">
      <w:pPr>
        <w:pStyle w:val="Compact"/>
        <w:numPr>
          <w:ilvl w:val="0"/>
          <w:numId w:val="14"/>
        </w:numPr>
      </w:pPr>
      <w:r w:rsidRPr="004F66BC">
        <w:t>agent bias?</w:t>
      </w:r>
    </w:p>
    <w:p w14:paraId="1A4FDC71" w14:textId="77777777" w:rsidR="006A14AC" w:rsidRPr="004F66BC" w:rsidRDefault="006A14AC" w:rsidP="006A14AC">
      <w:pPr>
        <w:pStyle w:val="Heading2"/>
      </w:pPr>
      <w:bookmarkStart w:id="455" w:name="future-directions"/>
      <w:bookmarkEnd w:id="454"/>
      <w:r w:rsidRPr="004F66BC">
        <w:t>future directions</w:t>
      </w:r>
    </w:p>
    <w:p w14:paraId="04C895A6" w14:textId="77777777" w:rsidR="006A14AC" w:rsidRPr="004F66BC" w:rsidRDefault="006A14AC" w:rsidP="006A14AC">
      <w:pPr>
        <w:pStyle w:val="Compact"/>
        <w:numPr>
          <w:ilvl w:val="0"/>
          <w:numId w:val="14"/>
        </w:numPr>
      </w:pPr>
      <w:r w:rsidRPr="004F66BC">
        <w:t>order?</w:t>
      </w:r>
    </w:p>
    <w:p w14:paraId="1E21B66E" w14:textId="77777777" w:rsidR="006A14AC" w:rsidRPr="004F66BC" w:rsidRDefault="006A14AC" w:rsidP="006A14AC">
      <w:pPr>
        <w:pStyle w:val="Heading1"/>
      </w:pPr>
      <w:bookmarkStart w:id="456" w:name="acknowledgements"/>
      <w:bookmarkEnd w:id="450"/>
      <w:bookmarkEnd w:id="455"/>
      <w:r w:rsidRPr="004F66BC">
        <w:t>Acknowledgements</w:t>
      </w:r>
    </w:p>
    <w:p w14:paraId="0E606B7C" w14:textId="439490D7" w:rsidR="006A14AC" w:rsidRDefault="006A14AC" w:rsidP="006A14AC">
      <w:pPr>
        <w:pStyle w:val="Heading1"/>
        <w:rPr>
          <w:ins w:id="457" w:author="Hart,Sarah" w:date="2022-10-04T14:33:00Z"/>
        </w:rPr>
      </w:pPr>
      <w:bookmarkStart w:id="458" w:name="author-contributions"/>
      <w:bookmarkEnd w:id="456"/>
      <w:r w:rsidRPr="004F66BC">
        <w:t>Author contributions</w:t>
      </w:r>
    </w:p>
    <w:p w14:paraId="35855C67" w14:textId="00E47F37" w:rsidR="000E50D1" w:rsidRDefault="000E50D1" w:rsidP="000E50D1">
      <w:pPr>
        <w:pStyle w:val="BodyText"/>
        <w:rPr>
          <w:ins w:id="459" w:author="Hart,Sarah" w:date="2022-10-04T14:33:00Z"/>
        </w:rPr>
      </w:pPr>
    </w:p>
    <w:p w14:paraId="1EB34A85" w14:textId="27D90E9A" w:rsidR="000E50D1" w:rsidRPr="004F66BC" w:rsidRDefault="000E50D1" w:rsidP="000E50D1">
      <w:pPr>
        <w:pStyle w:val="Heading1"/>
        <w:rPr>
          <w:ins w:id="460" w:author="Hart,Sarah" w:date="2022-10-04T14:33:00Z"/>
        </w:rPr>
      </w:pPr>
      <w:ins w:id="461" w:author="Hart,Sarah" w:date="2022-10-04T14:33:00Z">
        <w:r>
          <w:lastRenderedPageBreak/>
          <w:t>Data Availability Statement</w:t>
        </w:r>
      </w:ins>
    </w:p>
    <w:p w14:paraId="58F1071E" w14:textId="77777777" w:rsidR="000E50D1" w:rsidRPr="000E50D1" w:rsidRDefault="000E50D1" w:rsidP="000E50D1">
      <w:pPr>
        <w:pStyle w:val="BodyText"/>
        <w:pPrChange w:id="462" w:author="Hart,Sarah" w:date="2022-10-04T14:33:00Z">
          <w:pPr>
            <w:pStyle w:val="Heading1"/>
          </w:pPr>
        </w:pPrChange>
      </w:pPr>
    </w:p>
    <w:p w14:paraId="24083F80" w14:textId="77777777" w:rsidR="006A14AC" w:rsidRPr="004F66BC" w:rsidRDefault="006A14AC" w:rsidP="006A14AC">
      <w:pPr>
        <w:pStyle w:val="Heading1"/>
      </w:pPr>
      <w:bookmarkStart w:id="463" w:name="references"/>
      <w:bookmarkEnd w:id="458"/>
      <w:r w:rsidRPr="004F66BC">
        <w:t>References</w:t>
      </w:r>
    </w:p>
    <w:p w14:paraId="6B78E7F7" w14:textId="0C19ED51" w:rsidR="006A14AC" w:rsidRPr="004F66BC" w:rsidDel="000E50D1" w:rsidRDefault="006A14AC" w:rsidP="006A14AC">
      <w:pPr>
        <w:pStyle w:val="FirstParagraph"/>
        <w:rPr>
          <w:del w:id="464" w:author="Hart,Sarah" w:date="2022-10-04T14:33:00Z"/>
        </w:rPr>
      </w:pPr>
      <w:del w:id="465" w:author="Hart,Sarah" w:date="2022-10-04T14:33:00Z">
        <w:r w:rsidRPr="004F66BC" w:rsidDel="000E50D1">
          <w:delText>{#refs}</w:delText>
        </w:r>
      </w:del>
    </w:p>
    <w:p w14:paraId="39036708" w14:textId="77777777" w:rsidR="006A14AC" w:rsidRPr="004F66BC" w:rsidRDefault="006A14AC" w:rsidP="006A14AC">
      <w:pPr>
        <w:pStyle w:val="Bibliography"/>
      </w:pPr>
      <w:bookmarkStart w:id="466" w:name="ref-apley_aleplot_2018"/>
      <w:bookmarkStart w:id="467" w:name="supplement"/>
      <w:bookmarkStart w:id="468" w:name="patterns-of-host"/>
      <w:bookmarkStart w:id="469" w:name="refs"/>
      <w:bookmarkEnd w:id="463"/>
      <w:proofErr w:type="spellStart"/>
      <w:r w:rsidRPr="004F66BC">
        <w:t>Apley</w:t>
      </w:r>
      <w:proofErr w:type="spellEnd"/>
      <w:r w:rsidRPr="004F66BC">
        <w:t xml:space="preserve">, D. 2018. </w:t>
      </w:r>
      <w:hyperlink r:id="rId12">
        <w:proofErr w:type="spellStart"/>
        <w:r w:rsidRPr="004F66BC">
          <w:rPr>
            <w:rStyle w:val="Hyperlink"/>
          </w:rPr>
          <w:t>ALEPlot</w:t>
        </w:r>
        <w:proofErr w:type="spellEnd"/>
        <w:r w:rsidRPr="004F66BC">
          <w:rPr>
            <w:rStyle w:val="Hyperlink"/>
          </w:rPr>
          <w:t>: Accumulated Local Effects (ALE) Plots and Partial Dependence (PD) Plots</w:t>
        </w:r>
      </w:hyperlink>
      <w:r w:rsidRPr="004F66BC">
        <w:t>.</w:t>
      </w:r>
    </w:p>
    <w:p w14:paraId="529477AB" w14:textId="77777777" w:rsidR="006A14AC" w:rsidRPr="004F66BC" w:rsidRDefault="006A14AC" w:rsidP="006A14AC">
      <w:pPr>
        <w:pStyle w:val="Bibliography"/>
      </w:pPr>
      <w:bookmarkStart w:id="470" w:name="ref-barbosa_associational_2009"/>
      <w:bookmarkEnd w:id="466"/>
      <w:r w:rsidRPr="004F66BC">
        <w:t xml:space="preserve">Barbosa, P., J. Hines, I. Kaplan, H. Martinson, A. </w:t>
      </w:r>
      <w:proofErr w:type="spellStart"/>
      <w:r w:rsidRPr="004F66BC">
        <w:t>Szczepaniec</w:t>
      </w:r>
      <w:proofErr w:type="spellEnd"/>
      <w:r w:rsidRPr="004F66BC">
        <w:t xml:space="preserve">, and Z. Szendrei. 2009. </w:t>
      </w:r>
      <w:hyperlink r:id="rId13">
        <w:r w:rsidRPr="004F66BC">
          <w:rPr>
            <w:rStyle w:val="Hyperlink"/>
          </w:rPr>
          <w:t>Associational Resistance and Associational Susceptibility: Having Right or Wrong Neighbors</w:t>
        </w:r>
      </w:hyperlink>
      <w:r w:rsidRPr="004F66BC">
        <w:t>. Annual Review of Ecology, Evolution, and Systematics 40:1–20.</w:t>
      </w:r>
    </w:p>
    <w:p w14:paraId="24BFCC31" w14:textId="77777777" w:rsidR="006A14AC" w:rsidRPr="004F66BC" w:rsidRDefault="006A14AC" w:rsidP="006A14AC">
      <w:pPr>
        <w:pStyle w:val="Bibliography"/>
      </w:pPr>
      <w:bookmarkStart w:id="471" w:name="ref-bentz_temperature-dependent_1991"/>
      <w:bookmarkEnd w:id="470"/>
      <w:r w:rsidRPr="004F66BC">
        <w:t xml:space="preserve">Bentz, B., J. Logan, and G. Amman. 1991. </w:t>
      </w:r>
      <w:hyperlink r:id="rId14">
        <w:r w:rsidRPr="004F66BC">
          <w:rPr>
            <w:rStyle w:val="Hyperlink"/>
          </w:rPr>
          <w:t>Temperature-dependent development of the mountain pine beetle (Coleoptera</w:t>
        </w:r>
        <w:r w:rsidRPr="004F66BC">
          <w:rPr>
            <w:rStyle w:val="Hyperlink"/>
            <w:rFonts w:ascii="Times New Roman" w:hAnsi="Times New Roman" w:cs="Times New Roman"/>
          </w:rPr>
          <w:t> </w:t>
        </w:r>
        <w:r w:rsidRPr="004F66BC">
          <w:rPr>
            <w:rStyle w:val="Hyperlink"/>
          </w:rPr>
          <w:t>: Scolytidae) and simulation of its phenology</w:t>
        </w:r>
      </w:hyperlink>
      <w:r w:rsidRPr="004F66BC">
        <w:t>. Canadian Entomologist 123:1083–1094.</w:t>
      </w:r>
    </w:p>
    <w:p w14:paraId="6D092AF2" w14:textId="77777777" w:rsidR="006A14AC" w:rsidRPr="004F66BC" w:rsidRDefault="006A14AC" w:rsidP="006A14AC">
      <w:pPr>
        <w:pStyle w:val="Bibliography"/>
      </w:pPr>
      <w:bookmarkStart w:id="472" w:name="ref-bone_improving_2019"/>
      <w:bookmarkEnd w:id="471"/>
      <w:r w:rsidRPr="004F66BC">
        <w:t xml:space="preserve">Bone, C., and M. F. Nelson. 2019. </w:t>
      </w:r>
      <w:hyperlink r:id="rId15">
        <w:r w:rsidRPr="004F66BC">
          <w:rPr>
            <w:rStyle w:val="Hyperlink"/>
          </w:rPr>
          <w:t>Improving Mountain Pine Beetle Survival Predictions Using Multi-Year Temperatures Across the Western USA</w:t>
        </w:r>
      </w:hyperlink>
      <w:r w:rsidRPr="004F66BC">
        <w:t>. Forests 10:866.</w:t>
      </w:r>
    </w:p>
    <w:p w14:paraId="13C17A22" w14:textId="77777777" w:rsidR="006A14AC" w:rsidRPr="004F66BC" w:rsidRDefault="006A14AC" w:rsidP="006A14AC">
      <w:pPr>
        <w:pStyle w:val="Bibliography"/>
      </w:pPr>
      <w:bookmarkStart w:id="473" w:name="ref-breiman_random_2001"/>
      <w:bookmarkEnd w:id="472"/>
      <w:proofErr w:type="spellStart"/>
      <w:r w:rsidRPr="004F66BC">
        <w:t>Breiman</w:t>
      </w:r>
      <w:proofErr w:type="spellEnd"/>
      <w:r w:rsidRPr="004F66BC">
        <w:t xml:space="preserve">, L. 2001. </w:t>
      </w:r>
      <w:hyperlink r:id="rId16">
        <w:r w:rsidRPr="004F66BC">
          <w:rPr>
            <w:rStyle w:val="Hyperlink"/>
          </w:rPr>
          <w:t>Random forests</w:t>
        </w:r>
      </w:hyperlink>
      <w:r w:rsidRPr="004F66BC">
        <w:t>. Machine learning 45:5–32.</w:t>
      </w:r>
    </w:p>
    <w:p w14:paraId="00771357" w14:textId="77777777" w:rsidR="006A14AC" w:rsidRPr="004F66BC" w:rsidRDefault="006A14AC" w:rsidP="006A14AC">
      <w:pPr>
        <w:pStyle w:val="Bibliography"/>
      </w:pPr>
      <w:bookmarkStart w:id="474" w:name="ref-burrill_forest_2017"/>
      <w:bookmarkEnd w:id="473"/>
      <w:r w:rsidRPr="004F66BC">
        <w:t xml:space="preserve">Burrill, E., A. M. Wilson, J. A. Turner, S. A. Pugh, J. </w:t>
      </w:r>
      <w:proofErr w:type="spellStart"/>
      <w:r w:rsidRPr="004F66BC">
        <w:t>Menlove</w:t>
      </w:r>
      <w:proofErr w:type="spellEnd"/>
      <w:r w:rsidRPr="004F66BC">
        <w:t xml:space="preserve">, G. Christiansen, B. L. Conkling, and W. David. 2017. </w:t>
      </w:r>
      <w:hyperlink r:id="rId17">
        <w:r w:rsidRPr="004F66BC">
          <w:rPr>
            <w:rStyle w:val="Hyperlink"/>
          </w:rPr>
          <w:t>The Forest Inventory and Analysis database: Database description and user guide version 7.2 for Phase 2.</w:t>
        </w:r>
      </w:hyperlink>
      <w:r w:rsidRPr="004F66BC">
        <w:t xml:space="preserve"> Pages 1–946. U.S. Department of Agriculture, Forest Service.</w:t>
      </w:r>
    </w:p>
    <w:p w14:paraId="732DB1CA" w14:textId="77777777" w:rsidR="006A14AC" w:rsidRPr="004F66BC" w:rsidRDefault="006A14AC" w:rsidP="006A14AC">
      <w:pPr>
        <w:pStyle w:val="Bibliography"/>
      </w:pPr>
      <w:bookmarkStart w:id="475" w:name="ref-castagneyrol_effects_2014"/>
      <w:bookmarkEnd w:id="474"/>
      <w:proofErr w:type="spellStart"/>
      <w:r w:rsidRPr="004F66BC">
        <w:t>Castagneyrol</w:t>
      </w:r>
      <w:proofErr w:type="spellEnd"/>
      <w:r w:rsidRPr="004F66BC">
        <w:t xml:space="preserve">, B., H. </w:t>
      </w:r>
      <w:proofErr w:type="spellStart"/>
      <w:r w:rsidRPr="004F66BC">
        <w:t>Jactel</w:t>
      </w:r>
      <w:proofErr w:type="spellEnd"/>
      <w:r w:rsidRPr="004F66BC">
        <w:t xml:space="preserve">, C. </w:t>
      </w:r>
      <w:proofErr w:type="spellStart"/>
      <w:r w:rsidRPr="004F66BC">
        <w:t>Vacher</w:t>
      </w:r>
      <w:proofErr w:type="spellEnd"/>
      <w:r w:rsidRPr="004F66BC">
        <w:t xml:space="preserve">, E. G. </w:t>
      </w:r>
      <w:proofErr w:type="spellStart"/>
      <w:r w:rsidRPr="004F66BC">
        <w:t>Brockerhoff</w:t>
      </w:r>
      <w:proofErr w:type="spellEnd"/>
      <w:r w:rsidRPr="004F66BC">
        <w:t xml:space="preserve">, and J. </w:t>
      </w:r>
      <w:proofErr w:type="spellStart"/>
      <w:r w:rsidRPr="004F66BC">
        <w:t>Koricheva</w:t>
      </w:r>
      <w:proofErr w:type="spellEnd"/>
      <w:r w:rsidRPr="004F66BC">
        <w:t xml:space="preserve">. 2014. </w:t>
      </w:r>
      <w:hyperlink r:id="rId18">
        <w:r w:rsidRPr="004F66BC">
          <w:rPr>
            <w:rStyle w:val="Hyperlink"/>
          </w:rPr>
          <w:t>Effects of plant phylogenetic diversity on herbivory depend on herbivore specialization</w:t>
        </w:r>
      </w:hyperlink>
      <w:r w:rsidRPr="004F66BC">
        <w:t>. Journal of Applied Ecology 51:134–141.</w:t>
      </w:r>
    </w:p>
    <w:p w14:paraId="3B0A93A3" w14:textId="77777777" w:rsidR="006A14AC" w:rsidRPr="004F66BC" w:rsidRDefault="006A14AC" w:rsidP="006A14AC">
      <w:pPr>
        <w:pStyle w:val="Bibliography"/>
      </w:pPr>
      <w:bookmarkStart w:id="476" w:name="ref-chapman_spatiotemporal_2012"/>
      <w:bookmarkEnd w:id="475"/>
      <w:r w:rsidRPr="004F66BC">
        <w:t xml:space="preserve">Chapman, T. B., T. T. Veblen, and T. </w:t>
      </w:r>
      <w:proofErr w:type="spellStart"/>
      <w:r w:rsidRPr="004F66BC">
        <w:t>Schoennagel</w:t>
      </w:r>
      <w:proofErr w:type="spellEnd"/>
      <w:r w:rsidRPr="004F66BC">
        <w:t xml:space="preserve">. 2012. </w:t>
      </w:r>
      <w:hyperlink r:id="rId19">
        <w:r w:rsidRPr="004F66BC">
          <w:rPr>
            <w:rStyle w:val="Hyperlink"/>
          </w:rPr>
          <w:t>Spatiotemporal patterns of mountain pine beetle activity in the southern Rocky Mountains</w:t>
        </w:r>
      </w:hyperlink>
      <w:r w:rsidRPr="004F66BC">
        <w:t>. Ecology 93:2175–2185.</w:t>
      </w:r>
    </w:p>
    <w:p w14:paraId="1FCE9FF8" w14:textId="77777777" w:rsidR="006A14AC" w:rsidRPr="004F66BC" w:rsidRDefault="006A14AC" w:rsidP="006A14AC">
      <w:pPr>
        <w:pStyle w:val="Bibliography"/>
      </w:pPr>
      <w:bookmarkStart w:id="477" w:name="ref-cutler_random_2007"/>
      <w:bookmarkEnd w:id="476"/>
      <w:r w:rsidRPr="004F66BC">
        <w:t>Cutler, D. R., T. C. Edwards Jr, K. H. Beard, A. Cutler, K. T. Hess, J. Gibson, and J. J. Lawler. 2007. Random forests for classification in ecology. Ecology 88:2783–2792.</w:t>
      </w:r>
    </w:p>
    <w:p w14:paraId="54DBB912" w14:textId="77777777" w:rsidR="006A14AC" w:rsidRPr="004F66BC" w:rsidRDefault="006A14AC" w:rsidP="006A14AC">
      <w:pPr>
        <w:pStyle w:val="Bibliography"/>
      </w:pPr>
      <w:bookmarkStart w:id="478" w:name="ref-derose_effects_2013"/>
      <w:bookmarkEnd w:id="477"/>
      <w:r w:rsidRPr="004F66BC">
        <w:t>DeRose, R. J., B. J. Bentz, J. N. Long, and J. D. Shaw. 2013. Effects of increasing temperatures on the distribution of spruce beetle in Engelmann spruce forests of the Interior West, USA. Forest Ecology and Management 308:198–206.</w:t>
      </w:r>
    </w:p>
    <w:p w14:paraId="0C57C86D" w14:textId="77777777" w:rsidR="006A14AC" w:rsidRPr="004F66BC" w:rsidRDefault="006A14AC" w:rsidP="006A14AC">
      <w:pPr>
        <w:pStyle w:val="Bibliography"/>
      </w:pPr>
      <w:bookmarkStart w:id="479" w:name="ref-gray_forest_2012"/>
      <w:bookmarkEnd w:id="478"/>
      <w:r w:rsidRPr="004F66BC">
        <w:t xml:space="preserve">Gray, A., T. Brandeis, J. Shaw, W. McWilliams, and P. Miles. 2012. </w:t>
      </w:r>
      <w:hyperlink r:id="rId20">
        <w:r w:rsidRPr="004F66BC">
          <w:rPr>
            <w:rStyle w:val="Hyperlink"/>
          </w:rPr>
          <w:t>Forest Inventory and Analysis database of the United States of America (FIA)</w:t>
        </w:r>
      </w:hyperlink>
      <w:r w:rsidRPr="004F66BC">
        <w:t>. Biodiversity &amp; Ecology 4:225–231.</w:t>
      </w:r>
    </w:p>
    <w:p w14:paraId="1EB0ABC1" w14:textId="77777777" w:rsidR="006A14AC" w:rsidRPr="004F66BC" w:rsidRDefault="006A14AC" w:rsidP="006A14AC">
      <w:pPr>
        <w:pStyle w:val="Bibliography"/>
      </w:pPr>
      <w:bookmarkStart w:id="480" w:name="ref-hansen_temperature-based_2001"/>
      <w:bookmarkEnd w:id="479"/>
      <w:r w:rsidRPr="004F66BC">
        <w:t xml:space="preserve">Hansen, E. M., B. J. Bentz, and D. L. Turner. 2001. Temperature-based model for predicting </w:t>
      </w:r>
      <w:proofErr w:type="spellStart"/>
      <w:r w:rsidRPr="004F66BC">
        <w:t>univoltine</w:t>
      </w:r>
      <w:proofErr w:type="spellEnd"/>
      <w:r w:rsidRPr="004F66BC">
        <w:t xml:space="preserve"> brood proportions in spruce beetle (Coleoptera: Scolytidae). The Canadian Entomologist 133:827–841.</w:t>
      </w:r>
    </w:p>
    <w:p w14:paraId="7AB9E0C1" w14:textId="77777777" w:rsidR="006A14AC" w:rsidRPr="004F66BC" w:rsidRDefault="006A14AC" w:rsidP="006A14AC">
      <w:pPr>
        <w:pStyle w:val="Bibliography"/>
      </w:pPr>
      <w:bookmarkStart w:id="481" w:name="ref-hart_drought_2014"/>
      <w:bookmarkEnd w:id="480"/>
      <w:r w:rsidRPr="004F66BC">
        <w:t xml:space="preserve">Hart, S. J., T. T. Veblen, K. S. </w:t>
      </w:r>
      <w:proofErr w:type="spellStart"/>
      <w:r w:rsidRPr="004F66BC">
        <w:t>Eisenhart</w:t>
      </w:r>
      <w:proofErr w:type="spellEnd"/>
      <w:r w:rsidRPr="004F66BC">
        <w:t xml:space="preserve">, D. Jarvis, and D. </w:t>
      </w:r>
      <w:proofErr w:type="spellStart"/>
      <w:r w:rsidRPr="004F66BC">
        <w:t>Kulakowski</w:t>
      </w:r>
      <w:proofErr w:type="spellEnd"/>
      <w:r w:rsidRPr="004F66BC">
        <w:t>. 2014. Drought induces spruce beetle (</w:t>
      </w:r>
      <w:proofErr w:type="spellStart"/>
      <w:r w:rsidRPr="004F66BC">
        <w:t>Dendroctonus</w:t>
      </w:r>
      <w:proofErr w:type="spellEnd"/>
      <w:r w:rsidRPr="004F66BC">
        <w:t xml:space="preserve"> </w:t>
      </w:r>
      <w:proofErr w:type="spellStart"/>
      <w:r w:rsidRPr="004F66BC">
        <w:t>rufipennis</w:t>
      </w:r>
      <w:proofErr w:type="spellEnd"/>
      <w:r w:rsidRPr="004F66BC">
        <w:t>) outbreaks across northwestern Colorado. Ecology 95:930–939.</w:t>
      </w:r>
    </w:p>
    <w:p w14:paraId="47F03D8E" w14:textId="77777777" w:rsidR="006A14AC" w:rsidRPr="004F66BC" w:rsidRDefault="006A14AC" w:rsidP="006A14AC">
      <w:pPr>
        <w:pStyle w:val="Bibliography"/>
      </w:pPr>
      <w:bookmarkStart w:id="482" w:name="ref-hicke_characterizing_2020"/>
      <w:bookmarkEnd w:id="481"/>
      <w:proofErr w:type="spellStart"/>
      <w:r w:rsidRPr="004F66BC">
        <w:lastRenderedPageBreak/>
        <w:t>Hicke</w:t>
      </w:r>
      <w:proofErr w:type="spellEnd"/>
      <w:r w:rsidRPr="004F66BC">
        <w:t xml:space="preserve">, J. A., B. Xu, A. J. H. </w:t>
      </w:r>
      <w:proofErr w:type="spellStart"/>
      <w:r w:rsidRPr="004F66BC">
        <w:t>Meddens</w:t>
      </w:r>
      <w:proofErr w:type="spellEnd"/>
      <w:r w:rsidRPr="004F66BC">
        <w:t xml:space="preserve">, and J. M. Egan. 2020. </w:t>
      </w:r>
      <w:hyperlink r:id="rId21">
        <w:r w:rsidRPr="004F66BC">
          <w:rPr>
            <w:rStyle w:val="Hyperlink"/>
          </w:rPr>
          <w:t>Characterizing recent bark beetle-caused tree mortality in the western United States from aerial surveys</w:t>
        </w:r>
      </w:hyperlink>
      <w:r w:rsidRPr="004F66BC">
        <w:t>. Forest Ecology and Management 475:118402.</w:t>
      </w:r>
    </w:p>
    <w:p w14:paraId="66764AB9" w14:textId="77777777" w:rsidR="006A14AC" w:rsidRPr="004F66BC" w:rsidRDefault="006A14AC" w:rsidP="006A14AC">
      <w:pPr>
        <w:pStyle w:val="Bibliography"/>
      </w:pPr>
      <w:bookmarkStart w:id="483" w:name="ref-iverson_predicting_1998"/>
      <w:bookmarkEnd w:id="482"/>
      <w:r w:rsidRPr="004F66BC">
        <w:t xml:space="preserve">Iverson, L. R., and A. M. Prasad. 1998. </w:t>
      </w:r>
      <w:hyperlink r:id="rId22">
        <w:r w:rsidRPr="004F66BC">
          <w:rPr>
            <w:rStyle w:val="Hyperlink"/>
          </w:rPr>
          <w:t>Predicting abundance of 80 tree species following climate change in the Eastern United States</w:t>
        </w:r>
      </w:hyperlink>
      <w:r w:rsidRPr="004F66BC">
        <w:t>. Ecological Monographs 68:465–485.</w:t>
      </w:r>
    </w:p>
    <w:p w14:paraId="631D88C0" w14:textId="77777777" w:rsidR="006A14AC" w:rsidRPr="004F66BC" w:rsidRDefault="006A14AC" w:rsidP="006A14AC">
      <w:pPr>
        <w:pStyle w:val="Bibliography"/>
      </w:pPr>
      <w:bookmarkStart w:id="484" w:name="ref-jactel_tree_2021"/>
      <w:bookmarkEnd w:id="483"/>
      <w:proofErr w:type="spellStart"/>
      <w:r w:rsidRPr="004F66BC">
        <w:t>Jactel</w:t>
      </w:r>
      <w:proofErr w:type="spellEnd"/>
      <w:r w:rsidRPr="004F66BC">
        <w:t xml:space="preserve">, H., X. Moreira, and B. </w:t>
      </w:r>
      <w:proofErr w:type="spellStart"/>
      <w:r w:rsidRPr="004F66BC">
        <w:t>Castagneyrol</w:t>
      </w:r>
      <w:proofErr w:type="spellEnd"/>
      <w:r w:rsidRPr="004F66BC">
        <w:t xml:space="preserve">. 2021. </w:t>
      </w:r>
      <w:hyperlink r:id="rId23">
        <w:r w:rsidRPr="004F66BC">
          <w:rPr>
            <w:rStyle w:val="Hyperlink"/>
          </w:rPr>
          <w:t>Tree diversity and forest resistance to insect pests: Patterns, mechanisms, and prospects</w:t>
        </w:r>
      </w:hyperlink>
      <w:r w:rsidRPr="004F66BC">
        <w:t>. Annual Review of Entomology 66:277–296.</w:t>
      </w:r>
    </w:p>
    <w:p w14:paraId="7F141D04" w14:textId="77777777" w:rsidR="006A14AC" w:rsidRPr="004F66BC" w:rsidRDefault="006A14AC" w:rsidP="006A14AC">
      <w:pPr>
        <w:pStyle w:val="Bibliography"/>
      </w:pPr>
      <w:bookmarkStart w:id="485" w:name="ref-johnson_host_2013"/>
      <w:bookmarkEnd w:id="484"/>
      <w:r w:rsidRPr="004F66BC">
        <w:t xml:space="preserve">Johnson, P. T., D. L. Preston, J. T. </w:t>
      </w:r>
      <w:proofErr w:type="spellStart"/>
      <w:r w:rsidRPr="004F66BC">
        <w:t>Hoverman</w:t>
      </w:r>
      <w:proofErr w:type="spellEnd"/>
      <w:r w:rsidRPr="004F66BC">
        <w:t xml:space="preserve">, and B. E. </w:t>
      </w:r>
      <w:proofErr w:type="spellStart"/>
      <w:r w:rsidRPr="004F66BC">
        <w:t>LaFonte</w:t>
      </w:r>
      <w:proofErr w:type="spellEnd"/>
      <w:r w:rsidRPr="004F66BC">
        <w:t>. 2013. Host and parasite diversity jointly control disease risk in complex communities. Proceedings of the National Academy of Sciences 110:16916–16921.</w:t>
      </w:r>
    </w:p>
    <w:p w14:paraId="41AA188A" w14:textId="77777777" w:rsidR="006A14AC" w:rsidRPr="004F66BC" w:rsidRDefault="006A14AC" w:rsidP="006A14AC">
      <w:pPr>
        <w:pStyle w:val="Bibliography"/>
      </w:pPr>
      <w:bookmarkStart w:id="486" w:name="ref-lalande_subalpine_2020"/>
      <w:bookmarkEnd w:id="485"/>
      <w:proofErr w:type="spellStart"/>
      <w:r w:rsidRPr="004F66BC">
        <w:t>Lalande</w:t>
      </w:r>
      <w:proofErr w:type="spellEnd"/>
      <w:r w:rsidRPr="004F66BC">
        <w:t xml:space="preserve">, B. M., K. Hughes, W. R. Jacobi, W. T. </w:t>
      </w:r>
      <w:proofErr w:type="spellStart"/>
      <w:r w:rsidRPr="004F66BC">
        <w:t>Tinkham</w:t>
      </w:r>
      <w:proofErr w:type="spellEnd"/>
      <w:r w:rsidRPr="004F66BC">
        <w:t xml:space="preserve">, R. Reich, and J. E. Stewart. 2020. </w:t>
      </w:r>
      <w:hyperlink r:id="rId24">
        <w:r w:rsidRPr="004F66BC">
          <w:rPr>
            <w:rStyle w:val="Hyperlink"/>
          </w:rPr>
          <w:t>Subalpine fir mortality in Colorado is associated with stand density, warming climates and interactions among fungal diseases and the western balsam bark beetle</w:t>
        </w:r>
      </w:hyperlink>
      <w:r w:rsidRPr="004F66BC">
        <w:t>. Forest Ecology and Management 466:118133.</w:t>
      </w:r>
    </w:p>
    <w:p w14:paraId="357C4A2A" w14:textId="77777777" w:rsidR="006A14AC" w:rsidRPr="004F66BC" w:rsidRDefault="006A14AC" w:rsidP="006A14AC">
      <w:pPr>
        <w:pStyle w:val="Bibliography"/>
      </w:pPr>
      <w:bookmarkStart w:id="487" w:name="ref-rehfeldt_empirical_2006"/>
      <w:bookmarkEnd w:id="486"/>
      <w:r w:rsidRPr="004F66BC">
        <w:t xml:space="preserve">Rehfeldt, G. E., N. L. Crookston, M. V. </w:t>
      </w:r>
      <w:proofErr w:type="spellStart"/>
      <w:r w:rsidRPr="004F66BC">
        <w:t>Warwell</w:t>
      </w:r>
      <w:proofErr w:type="spellEnd"/>
      <w:r w:rsidRPr="004F66BC">
        <w:t>, and J. S. Evans. 2006. Empirical analyses of plant-climate relationships for the western United States. International Journal of Plant Sciences 167:1123–1150.</w:t>
      </w:r>
    </w:p>
    <w:p w14:paraId="7C35F38A" w14:textId="77777777" w:rsidR="006A14AC" w:rsidRPr="004F66BC" w:rsidRDefault="006A14AC" w:rsidP="006A14AC">
      <w:pPr>
        <w:pStyle w:val="Bibliography"/>
      </w:pPr>
      <w:bookmarkStart w:id="488" w:name="ref-root_organization_1973"/>
      <w:bookmarkEnd w:id="487"/>
      <w:r w:rsidRPr="004F66BC">
        <w:t xml:space="preserve">Root, R. B. 1973. </w:t>
      </w:r>
      <w:hyperlink r:id="rId25">
        <w:r w:rsidRPr="004F66BC">
          <w:rPr>
            <w:rStyle w:val="Hyperlink"/>
          </w:rPr>
          <w:t>Organization of a Plant-Arthropod Association in Simple and Diverse Habitats: The Fauna of Collards (Brassica Oleracea)</w:t>
        </w:r>
      </w:hyperlink>
      <w:r w:rsidRPr="004F66BC">
        <w:t>. Ecological Monographs 43:95–124.</w:t>
      </w:r>
    </w:p>
    <w:p w14:paraId="3CCCDD82" w14:textId="77777777" w:rsidR="006A14AC" w:rsidRPr="004F66BC" w:rsidRDefault="006A14AC" w:rsidP="006A14AC">
      <w:pPr>
        <w:pStyle w:val="Bibliography"/>
      </w:pPr>
      <w:bookmarkStart w:id="489" w:name="ref-schiebe_semiochemical_2011"/>
      <w:bookmarkEnd w:id="488"/>
      <w:proofErr w:type="spellStart"/>
      <w:r w:rsidRPr="004F66BC">
        <w:t>Schiebe</w:t>
      </w:r>
      <w:proofErr w:type="spellEnd"/>
      <w:r w:rsidRPr="004F66BC">
        <w:t xml:space="preserve">, C., M. </w:t>
      </w:r>
      <w:proofErr w:type="spellStart"/>
      <w:r w:rsidRPr="004F66BC">
        <w:t>Blaženec</w:t>
      </w:r>
      <w:proofErr w:type="spellEnd"/>
      <w:r w:rsidRPr="004F66BC">
        <w:t xml:space="preserve">, R. </w:t>
      </w:r>
      <w:proofErr w:type="spellStart"/>
      <w:r w:rsidRPr="004F66BC">
        <w:t>Jakuš</w:t>
      </w:r>
      <w:proofErr w:type="spellEnd"/>
      <w:r w:rsidRPr="004F66BC">
        <w:t xml:space="preserve">, C. R. </w:t>
      </w:r>
      <w:proofErr w:type="spellStart"/>
      <w:r w:rsidRPr="004F66BC">
        <w:t>Unelius</w:t>
      </w:r>
      <w:proofErr w:type="spellEnd"/>
      <w:r w:rsidRPr="004F66BC">
        <w:t xml:space="preserve">, and F. </w:t>
      </w:r>
      <w:proofErr w:type="spellStart"/>
      <w:r w:rsidRPr="004F66BC">
        <w:t>Schlyter</w:t>
      </w:r>
      <w:proofErr w:type="spellEnd"/>
      <w:r w:rsidRPr="004F66BC">
        <w:t xml:space="preserve">. 2011. </w:t>
      </w:r>
      <w:hyperlink r:id="rId26">
        <w:proofErr w:type="spellStart"/>
        <w:r w:rsidRPr="004F66BC">
          <w:rPr>
            <w:rStyle w:val="Hyperlink"/>
          </w:rPr>
          <w:t>Semiochemical</w:t>
        </w:r>
        <w:proofErr w:type="spellEnd"/>
        <w:r w:rsidRPr="004F66BC">
          <w:rPr>
            <w:rStyle w:val="Hyperlink"/>
          </w:rPr>
          <w:t xml:space="preserve"> diversity diverts bark beetle attacks from Norway spruce edges</w:t>
        </w:r>
      </w:hyperlink>
      <w:r w:rsidRPr="004F66BC">
        <w:t>. Journal of Applied Entomology 135:726–737.</w:t>
      </w:r>
    </w:p>
    <w:p w14:paraId="1A5A9F1E" w14:textId="77777777" w:rsidR="006A14AC" w:rsidRPr="004F66BC" w:rsidRDefault="006A14AC" w:rsidP="006A14AC">
      <w:pPr>
        <w:pStyle w:val="Bibliography"/>
      </w:pPr>
      <w:bookmarkStart w:id="490" w:name="ref-schmid_stand_1976"/>
      <w:bookmarkEnd w:id="489"/>
      <w:r w:rsidRPr="004F66BC">
        <w:t>Schmid, J. M., and R. H. Frye. 1976. Stand ratings for spruce beetles. Page 4. USDA Forest Service, Rocky Mountain Research Station.</w:t>
      </w:r>
    </w:p>
    <w:p w14:paraId="2197020A" w14:textId="77777777" w:rsidR="006A14AC" w:rsidRPr="004F66BC" w:rsidRDefault="006A14AC" w:rsidP="006A14AC">
      <w:pPr>
        <w:pStyle w:val="Bibliography"/>
      </w:pPr>
      <w:bookmarkStart w:id="491" w:name="ref-shaw_forest_2005"/>
      <w:bookmarkEnd w:id="490"/>
      <w:r w:rsidRPr="004F66BC">
        <w:t xml:space="preserve">Shaw, J. D., B. E. Steed, and L. T. </w:t>
      </w:r>
      <w:proofErr w:type="spellStart"/>
      <w:r w:rsidRPr="004F66BC">
        <w:t>DeBlander</w:t>
      </w:r>
      <w:proofErr w:type="spellEnd"/>
      <w:r w:rsidRPr="004F66BC">
        <w:t xml:space="preserve">. 2005. </w:t>
      </w:r>
      <w:hyperlink r:id="rId27">
        <w:r w:rsidRPr="004F66BC">
          <w:rPr>
            <w:rStyle w:val="Hyperlink"/>
          </w:rPr>
          <w:t>Forest Inventory and Analysis (FIA) annual inventory answers the question: What is happening to pinyon-juniper woodlands?</w:t>
        </w:r>
      </w:hyperlink>
      <w:r w:rsidRPr="004F66BC">
        <w:t xml:space="preserve"> Journal of Forestry 103:280–285.</w:t>
      </w:r>
    </w:p>
    <w:p w14:paraId="3935FFB1" w14:textId="77777777" w:rsidR="006A14AC" w:rsidRPr="004F66BC" w:rsidRDefault="006A14AC" w:rsidP="006A14AC">
      <w:pPr>
        <w:pStyle w:val="Bibliography"/>
      </w:pPr>
      <w:bookmarkStart w:id="492" w:name="ref-shore_susceptibility_1992"/>
      <w:bookmarkEnd w:id="491"/>
      <w:r w:rsidRPr="004F66BC">
        <w:t xml:space="preserve">Shore, T. L., and L. </w:t>
      </w:r>
      <w:proofErr w:type="spellStart"/>
      <w:r w:rsidRPr="004F66BC">
        <w:t>Safranyik</w:t>
      </w:r>
      <w:proofErr w:type="spellEnd"/>
      <w:r w:rsidRPr="004F66BC">
        <w:t>. 1992. Susceptibility and risk-rating systems for the mountain pine beetle in lodgepole pine stands.</w:t>
      </w:r>
    </w:p>
    <w:p w14:paraId="679EFCC5" w14:textId="77777777" w:rsidR="006A14AC" w:rsidRPr="004F66BC" w:rsidRDefault="006A14AC" w:rsidP="006A14AC">
      <w:pPr>
        <w:pStyle w:val="Bibliography"/>
      </w:pPr>
      <w:bookmarkStart w:id="493" w:name="ref-staab_influence_2020"/>
      <w:bookmarkEnd w:id="492"/>
      <w:proofErr w:type="spellStart"/>
      <w:r w:rsidRPr="004F66BC">
        <w:t>Staab</w:t>
      </w:r>
      <w:proofErr w:type="spellEnd"/>
      <w:r w:rsidRPr="004F66BC">
        <w:t xml:space="preserve">, M., and A. Schuldt. 2020. </w:t>
      </w:r>
      <w:hyperlink r:id="rId28">
        <w:r w:rsidRPr="004F66BC">
          <w:rPr>
            <w:rStyle w:val="Hyperlink"/>
          </w:rPr>
          <w:t>The Influence of Tree Diversity on Natural Enemies—a Review of the “Enemies” Hypothesis in Forests</w:t>
        </w:r>
      </w:hyperlink>
      <w:r w:rsidRPr="004F66BC">
        <w:t>. Current Forestry Reports 6:243–259.</w:t>
      </w:r>
    </w:p>
    <w:p w14:paraId="5953F8BE" w14:textId="77777777" w:rsidR="006A14AC" w:rsidRPr="004F66BC" w:rsidRDefault="006A14AC" w:rsidP="006A14AC">
      <w:pPr>
        <w:pStyle w:val="Bibliography"/>
      </w:pPr>
      <w:bookmarkStart w:id="494" w:name="ref-van_mantgem_widespread_2009"/>
      <w:bookmarkEnd w:id="493"/>
      <w:r w:rsidRPr="004F66BC">
        <w:t xml:space="preserve">Van </w:t>
      </w:r>
      <w:proofErr w:type="spellStart"/>
      <w:r w:rsidRPr="004F66BC">
        <w:t>Mantgem</w:t>
      </w:r>
      <w:proofErr w:type="spellEnd"/>
      <w:r w:rsidRPr="004F66BC">
        <w:t xml:space="preserve">, P. J., N. L. Stephenson, J. C. Byrne, L. D. Daniels, J. F. Franklin, P. Z. </w:t>
      </w:r>
      <w:proofErr w:type="spellStart"/>
      <w:r w:rsidRPr="004F66BC">
        <w:t>Fulé</w:t>
      </w:r>
      <w:proofErr w:type="spellEnd"/>
      <w:r w:rsidRPr="004F66BC">
        <w:t>, M. E. Harmon, A. J. Larson, J. M. Smith, and A. H. Taylor. 2009. Widespread increase of tree mortality rates in the western United States. Science 323:521–524.</w:t>
      </w:r>
    </w:p>
    <w:p w14:paraId="057A6F70" w14:textId="77777777" w:rsidR="006A14AC" w:rsidRPr="004F66BC" w:rsidRDefault="006A14AC" w:rsidP="006A14AC">
      <w:pPr>
        <w:pStyle w:val="Bibliography"/>
      </w:pPr>
      <w:bookmarkStart w:id="495" w:name="ref-veblen_disturbance_1994"/>
      <w:bookmarkEnd w:id="494"/>
      <w:r w:rsidRPr="004F66BC">
        <w:t xml:space="preserve">Veblen, T. T., K. S. Hadley, E. M. Nel, T. </w:t>
      </w:r>
      <w:proofErr w:type="spellStart"/>
      <w:r w:rsidRPr="004F66BC">
        <w:t>Kitzberger</w:t>
      </w:r>
      <w:proofErr w:type="spellEnd"/>
      <w:r w:rsidRPr="004F66BC">
        <w:t xml:space="preserve">, M. Reid, and R. </w:t>
      </w:r>
      <w:proofErr w:type="spellStart"/>
      <w:r w:rsidRPr="004F66BC">
        <w:t>Villalba</w:t>
      </w:r>
      <w:proofErr w:type="spellEnd"/>
      <w:r w:rsidRPr="004F66BC">
        <w:t xml:space="preserve">. 1994. </w:t>
      </w:r>
      <w:hyperlink r:id="rId29">
        <w:r w:rsidRPr="004F66BC">
          <w:rPr>
            <w:rStyle w:val="Hyperlink"/>
          </w:rPr>
          <w:t>Disturbance regime and disturbance interactions in a Rocky Mountain subalpine forest</w:t>
        </w:r>
      </w:hyperlink>
      <w:r w:rsidRPr="004F66BC">
        <w:t>. Journal of Ecology 82:125–135.</w:t>
      </w:r>
    </w:p>
    <w:bookmarkEnd w:id="467"/>
    <w:bookmarkEnd w:id="468"/>
    <w:bookmarkEnd w:id="469"/>
    <w:bookmarkEnd w:id="495"/>
    <w:p w14:paraId="782FDE9A" w14:textId="77777777" w:rsidR="006A14AC" w:rsidRPr="004F66BC" w:rsidRDefault="006A14AC" w:rsidP="006A14AC">
      <w:pPr>
        <w:pStyle w:val="BodyText"/>
      </w:pPr>
    </w:p>
    <w:bookmarkEnd w:id="15"/>
    <w:p w14:paraId="7AE6E5A5" w14:textId="1CC77DE5" w:rsidR="00200A7D" w:rsidRPr="004F66BC" w:rsidRDefault="00F75D17" w:rsidP="00F75D17">
      <w:pPr>
        <w:pStyle w:val="Heading1"/>
      </w:pPr>
      <w:r w:rsidRPr="004F66BC">
        <w:t>Acknowledgements</w:t>
      </w:r>
    </w:p>
    <w:p w14:paraId="2C357EAD" w14:textId="41AC8E3A" w:rsidR="00F75D17" w:rsidRPr="004F66BC" w:rsidRDefault="00F75D17" w:rsidP="00F75D17">
      <w:pPr>
        <w:pStyle w:val="Heading1"/>
      </w:pPr>
      <w:r w:rsidRPr="004F66BC">
        <w:t>Author Contributions</w:t>
      </w:r>
    </w:p>
    <w:p w14:paraId="6451C347" w14:textId="6FABBF13" w:rsidR="00F75D17" w:rsidRPr="004F66BC" w:rsidRDefault="00F75D17" w:rsidP="00F75D17">
      <w:pPr>
        <w:pStyle w:val="Heading1"/>
      </w:pPr>
      <w:r w:rsidRPr="004F66BC">
        <w:t>Conflict of Interest Statement</w:t>
      </w:r>
    </w:p>
    <w:p w14:paraId="10C2F5BB" w14:textId="6BBF7402" w:rsidR="00F75D17" w:rsidRPr="004F66BC" w:rsidRDefault="00F75D17" w:rsidP="00F75D17">
      <w:pPr>
        <w:pStyle w:val="Heading1"/>
      </w:pPr>
      <w:r w:rsidRPr="004F66BC">
        <w:t>Tables</w:t>
      </w:r>
    </w:p>
    <w:p w14:paraId="2AD25FFF" w14:textId="09531872" w:rsidR="00F75D17" w:rsidRPr="004F66BC" w:rsidRDefault="00F75D17" w:rsidP="00F75D17">
      <w:pPr>
        <w:pStyle w:val="Heading1"/>
      </w:pPr>
      <w:r w:rsidRPr="004F66BC">
        <w:t>Figures</w:t>
      </w:r>
    </w:p>
    <w:p w14:paraId="53DD749A" w14:textId="5B638873" w:rsidR="00F75D17" w:rsidRPr="004F66BC" w:rsidRDefault="00F75D17" w:rsidP="00F75D17">
      <w:pPr>
        <w:pStyle w:val="Heading2"/>
      </w:pPr>
      <w:r w:rsidRPr="004F66BC">
        <w:t>Figure captions</w:t>
      </w:r>
    </w:p>
    <w:p w14:paraId="08A4C4BF" w14:textId="0AADD987" w:rsidR="006A14AC" w:rsidRPr="004F66BC" w:rsidRDefault="006A14AC" w:rsidP="00D61A8F">
      <w:pPr>
        <w:pStyle w:val="ImageCaption"/>
      </w:pPr>
      <w:r w:rsidRPr="004F66BC">
        <w:t>Figure 1: The distribution of FIA plots recently (ca. 2000 – 2019) affected by outbreaks of the mountain pine beetle (MPB), spruce beetle (SB), and western balsam bark beetle (WBBB) by the identity of host tree species present within each plot. For host identities, PICO is lodgepole pine, PIEN is Engelmann spruce, and ABLA is subalpine fir.</w:t>
      </w:r>
    </w:p>
    <w:p w14:paraId="341C7B8D" w14:textId="610C5EB6" w:rsidR="006A14AC" w:rsidRPr="004F66BC" w:rsidRDefault="006A14AC" w:rsidP="00D61A8F">
      <w:pPr>
        <w:pStyle w:val="CaptionedFigure"/>
      </w:pPr>
    </w:p>
    <w:p w14:paraId="43BC917C" w14:textId="77777777" w:rsidR="006A14AC" w:rsidRPr="004F66BC" w:rsidRDefault="006A14AC" w:rsidP="006A14AC">
      <w:pPr>
        <w:pStyle w:val="ImageCaption"/>
      </w:pPr>
      <w:r w:rsidRPr="004F66BC">
        <w:t>Figure 2: The associations between the probability of occurrence of the mountain pine beetle (MPB; red), spruce beetle (SB; blue); and western balsam bark beetle (WBBB; yellow) outbreak and stand structure and composition. The top row (A-D) illustrates the accumulated local effects (ALE) from Random Forest models of the presence/absence of outbreak. For visualization purposes, ALE values have been smoothed using local polynomial regression. Boxplots (E-H) show the distribution of values for stands affected (dark colors) and unaffected (light colors) by each bark beetle species. The bottom and top limits of each box are the lower and upper quartiles, respectively; the thick black line within the box is the median; error bars equal ±1.5 times the interquartile range; and points denote outliers, values outside ±1.5 times the interquartile range.</w:t>
      </w:r>
    </w:p>
    <w:p w14:paraId="3B8E392B" w14:textId="44A8235F" w:rsidR="00D61A8F" w:rsidRPr="004F66BC" w:rsidRDefault="00D61A8F" w:rsidP="00D61A8F">
      <w:pPr>
        <w:pStyle w:val="CaptionedFigure"/>
      </w:pPr>
    </w:p>
    <w:p w14:paraId="5A33EE2D" w14:textId="77777777" w:rsidR="00D61A8F" w:rsidRPr="004F66BC" w:rsidRDefault="00D61A8F" w:rsidP="00D61A8F">
      <w:pPr>
        <w:pStyle w:val="ImageCaption"/>
      </w:pPr>
      <w:r w:rsidRPr="004F66BC">
        <w:t xml:space="preserve">Figure 3: The frequency of plots by the identify of host present (gray) and hosts susceptible to outbreak (black). Gray bars indicate host species were present (i.e., at least one individual of the focal species was present within the plot). Black bars indicate stand structure and composition conditions were </w:t>
      </w:r>
      <w:r w:rsidRPr="004F66BC">
        <w:lastRenderedPageBreak/>
        <w:t>suitable to bark beetle outbreak in focal tree species. For host identities, PICO is lodgepole pine, PIEN is Engelmann spruce, and ABLA is subalpine fir.</w:t>
      </w:r>
    </w:p>
    <w:p w14:paraId="225B21A9" w14:textId="77777777" w:rsidR="00D61A8F" w:rsidRPr="004F66BC" w:rsidRDefault="00D61A8F" w:rsidP="00D61A8F">
      <w:pPr>
        <w:pStyle w:val="ImageCaption"/>
      </w:pPr>
    </w:p>
    <w:p w14:paraId="1CDF31C5" w14:textId="017D6999" w:rsidR="00D61A8F" w:rsidRPr="004F66BC" w:rsidRDefault="00D61A8F" w:rsidP="00D61A8F">
      <w:pPr>
        <w:pStyle w:val="ImageCaption"/>
      </w:pPr>
      <w:r w:rsidRPr="004F66BC">
        <w:t>Figure 4: The proportion of plots affected by bark beetles by the identity of suitable hosts. Letters above bars indicate significant (p&lt;0.05) difference between groups, as determined using pairwise proportion tests. Numbers below bars show sample sizes. For host identities, PICO is lodgepole pine, PIEN is Engelmann spruce, and ABLA is subalpine fir.</w:t>
      </w:r>
    </w:p>
    <w:p w14:paraId="4348C203" w14:textId="77777777" w:rsidR="00D61A8F" w:rsidRPr="004F66BC" w:rsidRDefault="00D61A8F" w:rsidP="00D61A8F">
      <w:pPr>
        <w:pStyle w:val="ImageCaption"/>
      </w:pPr>
    </w:p>
    <w:p w14:paraId="39852357" w14:textId="1E1C6CD2" w:rsidR="00D61A8F" w:rsidRPr="004F66BC" w:rsidRDefault="00D61A8F" w:rsidP="00D61A8F">
      <w:pPr>
        <w:pStyle w:val="ImageCaption"/>
      </w:pPr>
      <w:r w:rsidRPr="004F66BC">
        <w:t>Figure 5: The probability of outbreak occurrence (A-D) and severity of bark beetle activity given an outbreak (E-H) by the identity of bark beetle species and host species susceptible to outbreak. Letters above bars (A-D) and boxes (E-H) indicate significant difference between groups, as determined using pairwise proportion tests (A-D) and a nonparametric Dunn test (E-H). In E-H, the bottom and top limits of each box are the lower and upper quartiles, respectively; the thick black line within the box is the median; error bars equal ±1.5 times the interquartile range; and points denote outliers, values outside ±1.5 times the interquartile range. For host identities, PICO is lodgepole pine, PIEN is Engelmann spruce, and ABLA is subalpine fir.</w:t>
      </w:r>
    </w:p>
    <w:p w14:paraId="438766F1" w14:textId="77777777" w:rsidR="00590870" w:rsidRPr="004F66BC" w:rsidRDefault="00590870" w:rsidP="00D61A8F">
      <w:pPr>
        <w:pStyle w:val="ImageCaption"/>
      </w:pPr>
    </w:p>
    <w:p w14:paraId="2B47985F" w14:textId="77777777" w:rsidR="00590870" w:rsidRPr="004F66BC" w:rsidRDefault="00590870" w:rsidP="00590870">
      <w:pPr>
        <w:pStyle w:val="ImageCaption"/>
      </w:pPr>
      <w:r w:rsidRPr="004F66BC">
        <w:t>Figure 6: The severity of bark beetle mortality in plots with multiple tree species susceptible to bark beetles by the combination of bark beetle species present. Letters above boxes indicate significant differences between groups as determined by a Dunn test. The bottom and top limits of each box are the lower and upper quartiles, respectively; the thick black line within the box is the median; error bars equal ±1.5 times the interquartile range; and points denote outliers, values outside ±1.5 times the interquartile range.</w:t>
      </w:r>
    </w:p>
    <w:p w14:paraId="147693F3" w14:textId="0B9622A7" w:rsidR="0046432E" w:rsidRPr="004F66BC" w:rsidRDefault="0046432E" w:rsidP="0046432E">
      <w:pPr>
        <w:pStyle w:val="BodyText"/>
      </w:pPr>
    </w:p>
    <w:p w14:paraId="4B15421A" w14:textId="77777777" w:rsidR="006A14AC" w:rsidRPr="004F66BC" w:rsidRDefault="0046432E" w:rsidP="00D61A8F">
      <w:pPr>
        <w:pStyle w:val="CaptionedFigure"/>
      </w:pPr>
      <w:r w:rsidRPr="004F66BC">
        <w:br w:type="page"/>
      </w:r>
    </w:p>
    <w:p w14:paraId="3DEF211C" w14:textId="44283A9C" w:rsidR="006A14AC" w:rsidRPr="004F66BC" w:rsidRDefault="006A14AC" w:rsidP="00D61A8F">
      <w:pPr>
        <w:pStyle w:val="CaptionedFigure"/>
      </w:pPr>
      <w:r w:rsidRPr="004F66BC">
        <w:lastRenderedPageBreak/>
        <w:t>Figure 1</w:t>
      </w:r>
    </w:p>
    <w:p w14:paraId="5791A2E6" w14:textId="44009297" w:rsidR="0046432E" w:rsidRPr="004F66BC" w:rsidRDefault="000E50D1">
      <w:pPr>
        <w:spacing w:before="0" w:after="200" w:line="240" w:lineRule="auto"/>
        <w:rPr>
          <w:rFonts w:eastAsiaTheme="majorEastAsia" w:cstheme="majorBidi"/>
          <w:b/>
          <w:bCs/>
          <w:smallCaps/>
        </w:rPr>
      </w:pPr>
      <w:ins w:id="496" w:author="Hart,Sarah" w:date="2022-10-04T14:27:00Z">
        <w:r>
          <w:rPr>
            <w:noProof/>
          </w:rPr>
          <w:drawing>
            <wp:inline distT="0" distB="0" distL="0" distR="0" wp14:anchorId="65047795" wp14:editId="01BAC830">
              <wp:extent cx="6400800" cy="5000625"/>
              <wp:effectExtent l="0" t="0" r="0" b="317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400800" cy="5000625"/>
                      </a:xfrm>
                      <a:prstGeom prst="rect">
                        <a:avLst/>
                      </a:prstGeom>
                    </pic:spPr>
                  </pic:pic>
                </a:graphicData>
              </a:graphic>
            </wp:inline>
          </w:drawing>
        </w:r>
      </w:ins>
    </w:p>
    <w:p w14:paraId="4D2949F1" w14:textId="4D00F02A" w:rsidR="006A14AC" w:rsidRPr="004F66BC" w:rsidRDefault="006A14AC">
      <w:pPr>
        <w:spacing w:before="0" w:after="200" w:line="240" w:lineRule="auto"/>
      </w:pPr>
      <w:r w:rsidRPr="004F66BC">
        <w:br w:type="page"/>
      </w:r>
    </w:p>
    <w:p w14:paraId="088031AA" w14:textId="1AF62924" w:rsidR="006A14AC" w:rsidRPr="004F66BC" w:rsidRDefault="006A14AC" w:rsidP="00D61A8F">
      <w:pPr>
        <w:pStyle w:val="FirstParagraph"/>
        <w:rPr>
          <w:b/>
          <w:bCs/>
        </w:rPr>
      </w:pPr>
      <w:r w:rsidRPr="004F66BC">
        <w:rPr>
          <w:b/>
          <w:bCs/>
        </w:rPr>
        <w:lastRenderedPageBreak/>
        <w:t>Figure 2</w:t>
      </w:r>
    </w:p>
    <w:p w14:paraId="38FDF391" w14:textId="0A5CEED5" w:rsidR="006A14AC" w:rsidRPr="004F66BC" w:rsidRDefault="000E50D1" w:rsidP="006A14AC">
      <w:pPr>
        <w:pStyle w:val="ImageCaption"/>
      </w:pPr>
      <w:ins w:id="497" w:author="Hart,Sarah" w:date="2022-10-04T14:27:00Z">
        <w:r>
          <w:rPr>
            <w:noProof/>
          </w:rPr>
          <w:drawing>
            <wp:inline distT="0" distB="0" distL="0" distR="0" wp14:anchorId="2A43233E" wp14:editId="2800D936">
              <wp:extent cx="6400800" cy="310896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00800" cy="3108960"/>
                      </a:xfrm>
                      <a:prstGeom prst="rect">
                        <a:avLst/>
                      </a:prstGeom>
                    </pic:spPr>
                  </pic:pic>
                </a:graphicData>
              </a:graphic>
            </wp:inline>
          </w:drawing>
        </w:r>
      </w:ins>
    </w:p>
    <w:p w14:paraId="528B68C5" w14:textId="77777777" w:rsidR="00D61A8F" w:rsidRPr="004F66BC" w:rsidRDefault="00D61A8F">
      <w:pPr>
        <w:spacing w:before="0" w:after="200" w:line="240" w:lineRule="auto"/>
        <w:rPr>
          <w:b/>
          <w:bCs/>
        </w:rPr>
      </w:pPr>
      <w:r w:rsidRPr="004F66BC">
        <w:rPr>
          <w:b/>
          <w:bCs/>
        </w:rPr>
        <w:br w:type="page"/>
      </w:r>
    </w:p>
    <w:p w14:paraId="244A4A82" w14:textId="09210361" w:rsidR="00D61A8F" w:rsidRPr="004F66BC" w:rsidRDefault="00D61A8F" w:rsidP="00D61A8F">
      <w:pPr>
        <w:pStyle w:val="FirstParagraph"/>
        <w:rPr>
          <w:b/>
          <w:bCs/>
        </w:rPr>
      </w:pPr>
      <w:r w:rsidRPr="004F66BC">
        <w:rPr>
          <w:b/>
          <w:bCs/>
        </w:rPr>
        <w:lastRenderedPageBreak/>
        <w:t>Figure 3</w:t>
      </w:r>
    </w:p>
    <w:p w14:paraId="380A5300" w14:textId="59AAD4E5" w:rsidR="006A14AC" w:rsidRPr="004F66BC" w:rsidRDefault="000E50D1">
      <w:pPr>
        <w:spacing w:before="0" w:after="200" w:line="240" w:lineRule="auto"/>
        <w:rPr>
          <w:rFonts w:eastAsiaTheme="majorEastAsia" w:cstheme="majorBidi"/>
          <w:b/>
          <w:bCs/>
          <w:smallCaps/>
        </w:rPr>
      </w:pPr>
      <w:ins w:id="498" w:author="Hart,Sarah" w:date="2022-10-04T14:26:00Z">
        <w:r>
          <w:rPr>
            <w:noProof/>
          </w:rPr>
          <w:drawing>
            <wp:inline distT="0" distB="0" distL="0" distR="0" wp14:anchorId="09B63DDF" wp14:editId="2F703DF9">
              <wp:extent cx="3108960" cy="2286073"/>
              <wp:effectExtent l="0" t="0" r="254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08960" cy="2286073"/>
                      </a:xfrm>
                      <a:prstGeom prst="rect">
                        <a:avLst/>
                      </a:prstGeom>
                    </pic:spPr>
                  </pic:pic>
                </a:graphicData>
              </a:graphic>
            </wp:inline>
          </w:drawing>
        </w:r>
      </w:ins>
    </w:p>
    <w:p w14:paraId="475BB194" w14:textId="77777777" w:rsidR="00D61A8F" w:rsidRPr="004F66BC" w:rsidRDefault="00D61A8F" w:rsidP="00D61A8F">
      <w:pPr>
        <w:spacing w:before="0" w:after="200" w:line="240" w:lineRule="auto"/>
        <w:rPr>
          <w:b/>
          <w:bCs/>
        </w:rPr>
      </w:pPr>
      <w:r w:rsidRPr="004F66BC">
        <w:rPr>
          <w:b/>
          <w:bCs/>
        </w:rPr>
        <w:br w:type="page"/>
      </w:r>
    </w:p>
    <w:p w14:paraId="0DA5C188" w14:textId="6B9721F8" w:rsidR="00D61A8F" w:rsidRDefault="00D61A8F" w:rsidP="00D61A8F">
      <w:pPr>
        <w:pStyle w:val="Figure"/>
        <w:rPr>
          <w:ins w:id="499" w:author="Hart,Sarah" w:date="2022-09-30T14:30:00Z"/>
        </w:rPr>
      </w:pPr>
      <w:r w:rsidRPr="004F66BC">
        <w:lastRenderedPageBreak/>
        <w:t>Figure 4</w:t>
      </w:r>
    </w:p>
    <w:p w14:paraId="1FFF1EC2" w14:textId="6D873BC1" w:rsidR="00A80A0F" w:rsidRPr="004F66BC" w:rsidRDefault="000E50D1" w:rsidP="00D61A8F">
      <w:pPr>
        <w:pStyle w:val="Figure"/>
      </w:pPr>
      <w:ins w:id="500" w:author="Hart,Sarah" w:date="2022-10-04T14:26:00Z">
        <w:r>
          <w:rPr>
            <w:noProof/>
          </w:rPr>
          <w:drawing>
            <wp:inline distT="0" distB="0" distL="0" distR="0" wp14:anchorId="780C3C71" wp14:editId="0877B975">
              <wp:extent cx="4096512" cy="3657600"/>
              <wp:effectExtent l="0" t="0" r="5715" b="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96512" cy="3657600"/>
                      </a:xfrm>
                      <a:prstGeom prst="rect">
                        <a:avLst/>
                      </a:prstGeom>
                    </pic:spPr>
                  </pic:pic>
                </a:graphicData>
              </a:graphic>
            </wp:inline>
          </w:drawing>
        </w:r>
      </w:ins>
    </w:p>
    <w:p w14:paraId="3D7F63C4" w14:textId="18B12D73" w:rsidR="00D61A8F" w:rsidRPr="004F66BC" w:rsidRDefault="00D61A8F" w:rsidP="00D61A8F">
      <w:pPr>
        <w:spacing w:before="0" w:after="200" w:line="240" w:lineRule="auto"/>
        <w:rPr>
          <w:b/>
          <w:bCs/>
        </w:rPr>
      </w:pPr>
      <w:r w:rsidRPr="004F66BC">
        <w:rPr>
          <w:b/>
          <w:bCs/>
        </w:rPr>
        <w:br w:type="page"/>
      </w:r>
    </w:p>
    <w:p w14:paraId="7E508B88" w14:textId="612579F1" w:rsidR="00D61A8F" w:rsidRPr="004F66BC" w:rsidRDefault="00D61A8F" w:rsidP="00D61A8F">
      <w:pPr>
        <w:pStyle w:val="Figure"/>
      </w:pPr>
      <w:r w:rsidRPr="004F66BC">
        <w:lastRenderedPageBreak/>
        <w:t>Figure 5</w:t>
      </w:r>
    </w:p>
    <w:p w14:paraId="75C4002B" w14:textId="7C49AB89" w:rsidR="00D61A8F" w:rsidRPr="004F66BC" w:rsidRDefault="000E50D1" w:rsidP="00D61A8F">
      <w:pPr>
        <w:pStyle w:val="Figure"/>
        <w:rPr>
          <w:b w:val="0"/>
          <w:bCs w:val="0"/>
        </w:rPr>
      </w:pPr>
      <w:ins w:id="501" w:author="Hart,Sarah" w:date="2022-10-04T14:26:00Z">
        <w:r>
          <w:rPr>
            <w:noProof/>
          </w:rPr>
          <w:drawing>
            <wp:inline distT="0" distB="0" distL="0" distR="0" wp14:anchorId="314697FD" wp14:editId="7C418A11">
              <wp:extent cx="4096512" cy="3657600"/>
              <wp:effectExtent l="0" t="0" r="5715" b="0"/>
              <wp:docPr id="20" name="Picture 20"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box and whisk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96512" cy="3657600"/>
                      </a:xfrm>
                      <a:prstGeom prst="rect">
                        <a:avLst/>
                      </a:prstGeom>
                    </pic:spPr>
                  </pic:pic>
                </a:graphicData>
              </a:graphic>
            </wp:inline>
          </w:drawing>
        </w:r>
      </w:ins>
      <w:r w:rsidR="006A6F6E" w:rsidRPr="004F66BC">
        <w:rPr>
          <w:b w:val="0"/>
          <w:bCs w:val="0"/>
        </w:rPr>
        <w:br w:type="page"/>
      </w:r>
    </w:p>
    <w:p w14:paraId="70B4535C" w14:textId="21467E75" w:rsidR="006A6F6E" w:rsidRPr="004F66BC" w:rsidDel="000E50D1" w:rsidRDefault="006A6F6E" w:rsidP="006A6F6E">
      <w:pPr>
        <w:pStyle w:val="Figure"/>
        <w:rPr>
          <w:del w:id="502" w:author="Hart,Sarah" w:date="2022-10-04T14:25:00Z"/>
        </w:rPr>
      </w:pPr>
      <w:r w:rsidRPr="004F66BC">
        <w:lastRenderedPageBreak/>
        <w:t>Figure 6</w:t>
      </w:r>
    </w:p>
    <w:p w14:paraId="39E293F5" w14:textId="74D33176" w:rsidR="000E50D1" w:rsidRDefault="000E50D1" w:rsidP="000E50D1">
      <w:pPr>
        <w:pStyle w:val="Figure"/>
        <w:rPr>
          <w:ins w:id="503" w:author="Hart,Sarah" w:date="2022-10-04T14:25:00Z"/>
        </w:rPr>
        <w:pPrChange w:id="504" w:author="Hart,Sarah" w:date="2022-10-04T14:25:00Z">
          <w:pPr>
            <w:pStyle w:val="CaptionedFigure"/>
          </w:pPr>
        </w:pPrChange>
      </w:pPr>
    </w:p>
    <w:p w14:paraId="76CBAB45" w14:textId="77777777" w:rsidR="000E50D1" w:rsidRDefault="000E50D1" w:rsidP="000E50D1">
      <w:pPr>
        <w:pStyle w:val="CaptionedFigure"/>
        <w:rPr>
          <w:ins w:id="505" w:author="Hart,Sarah" w:date="2022-10-04T14:25:00Z"/>
        </w:rPr>
      </w:pPr>
      <w:ins w:id="506" w:author="Hart,Sarah" w:date="2022-10-04T14:25:00Z">
        <w:r>
          <w:rPr>
            <w:noProof/>
          </w:rPr>
          <w:drawing>
            <wp:inline distT="0" distB="0" distL="0" distR="0" wp14:anchorId="1FBE3CBF" wp14:editId="602D3258">
              <wp:extent cx="6400800" cy="228600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00800" cy="2286000"/>
                      </a:xfrm>
                      <a:prstGeom prst="rect">
                        <a:avLst/>
                      </a:prstGeom>
                    </pic:spPr>
                  </pic:pic>
                </a:graphicData>
              </a:graphic>
            </wp:inline>
          </w:drawing>
        </w:r>
      </w:ins>
    </w:p>
    <w:p w14:paraId="0EF62740" w14:textId="76D52170" w:rsidR="006A6F6E" w:rsidRPr="004F66BC" w:rsidRDefault="006A6F6E" w:rsidP="00D61A8F">
      <w:pPr>
        <w:pStyle w:val="Figure"/>
      </w:pPr>
    </w:p>
    <w:p w14:paraId="640F6678" w14:textId="50F7CABB" w:rsidR="0046432E" w:rsidRPr="004F66BC" w:rsidRDefault="0046432E" w:rsidP="0046432E">
      <w:pPr>
        <w:pStyle w:val="Heading1"/>
      </w:pPr>
      <w:r w:rsidRPr="004F66BC">
        <w:lastRenderedPageBreak/>
        <w:t>Supplemental materials</w:t>
      </w:r>
    </w:p>
    <w:p w14:paraId="4ED3032D" w14:textId="77777777" w:rsidR="006A14AC" w:rsidRPr="004F66BC" w:rsidRDefault="006A14AC" w:rsidP="006A14AC">
      <w:pPr>
        <w:pStyle w:val="Heading1"/>
      </w:pPr>
      <w:r w:rsidRPr="004F66BC">
        <w:t>Supplement</w:t>
      </w:r>
    </w:p>
    <w:p w14:paraId="102DBAE1" w14:textId="77777777" w:rsidR="006A14AC" w:rsidRPr="004F66BC" w:rsidRDefault="006A14AC" w:rsidP="006A14AC">
      <w:pPr>
        <w:pStyle w:val="Heading2"/>
      </w:pPr>
      <w:bookmarkStart w:id="507" w:name="ads-summary"/>
      <w:r w:rsidRPr="004F66BC">
        <w:t>ADS summary</w:t>
      </w:r>
    </w:p>
    <w:p w14:paraId="456701EF" w14:textId="77777777" w:rsidR="006A14AC" w:rsidRPr="004F66BC" w:rsidRDefault="006A14AC" w:rsidP="00D61A8F">
      <w:pPr>
        <w:pStyle w:val="CaptionedFigure"/>
      </w:pPr>
      <w:r w:rsidRPr="004F66BC">
        <w:rPr>
          <w:noProof/>
        </w:rPr>
        <w:drawing>
          <wp:inline distT="0" distB="0" distL="0" distR="0" wp14:anchorId="73D6EED0" wp14:editId="17948C57">
            <wp:extent cx="6400800" cy="6400800"/>
            <wp:effectExtent l="0" t="0" r="0" b="0"/>
            <wp:docPr id="65" name="Picture" descr="Figure 7: ADSSummary"/>
            <wp:cNvGraphicFramePr/>
            <a:graphic xmlns:a="http://schemas.openxmlformats.org/drawingml/2006/main">
              <a:graphicData uri="http://schemas.openxmlformats.org/drawingml/2006/picture">
                <pic:pic xmlns:pic="http://schemas.openxmlformats.org/drawingml/2006/picture">
                  <pic:nvPicPr>
                    <pic:cNvPr id="66" name="Picture" descr="../Results/Figures/ADSSummary.jpg"/>
                    <pic:cNvPicPr>
                      <a:picLocks noChangeAspect="1" noChangeArrowheads="1"/>
                    </pic:cNvPicPr>
                  </pic:nvPicPr>
                  <pic:blipFill>
                    <a:blip r:embed="rId36"/>
                    <a:stretch>
                      <a:fillRect/>
                    </a:stretch>
                  </pic:blipFill>
                  <pic:spPr bwMode="auto">
                    <a:xfrm>
                      <a:off x="0" y="0"/>
                      <a:ext cx="6400800" cy="6400800"/>
                    </a:xfrm>
                    <a:prstGeom prst="rect">
                      <a:avLst/>
                    </a:prstGeom>
                    <a:noFill/>
                    <a:ln w="9525">
                      <a:noFill/>
                      <a:headEnd/>
                      <a:tailEnd/>
                    </a:ln>
                  </pic:spPr>
                </pic:pic>
              </a:graphicData>
            </a:graphic>
          </wp:inline>
        </w:drawing>
      </w:r>
    </w:p>
    <w:p w14:paraId="1956563E" w14:textId="77777777" w:rsidR="004F66BC" w:rsidRPr="004F66BC" w:rsidRDefault="006A14AC" w:rsidP="004F66BC">
      <w:pPr>
        <w:pStyle w:val="ImageCaption"/>
      </w:pPr>
      <w:r w:rsidRPr="004F66BC">
        <w:t xml:space="preserve">Figure 7: </w:t>
      </w:r>
      <w:proofErr w:type="spellStart"/>
      <w:r w:rsidRPr="004F66BC">
        <w:t>ADSSummary</w:t>
      </w:r>
      <w:bookmarkStart w:id="508" w:name="random-forest-models"/>
      <w:bookmarkEnd w:id="507"/>
      <w:proofErr w:type="spellEnd"/>
    </w:p>
    <w:p w14:paraId="4D04665D" w14:textId="77777777" w:rsidR="004F66BC" w:rsidRPr="004F66BC" w:rsidRDefault="004F66BC">
      <w:pPr>
        <w:spacing w:before="0" w:after="200" w:line="240" w:lineRule="auto"/>
        <w:rPr>
          <w:b/>
          <w:bCs/>
          <w:iCs/>
        </w:rPr>
      </w:pPr>
      <w:r w:rsidRPr="004F66BC">
        <w:rPr>
          <w:b/>
          <w:bCs/>
          <w:i/>
          <w:iCs/>
        </w:rPr>
        <w:br w:type="page"/>
      </w:r>
    </w:p>
    <w:p w14:paraId="23381BE7" w14:textId="5AFD932F" w:rsidR="006A14AC" w:rsidRPr="004F66BC" w:rsidRDefault="006A14AC" w:rsidP="000B1353">
      <w:pPr>
        <w:pStyle w:val="Heading2"/>
        <w:rPr>
          <w:i/>
        </w:rPr>
        <w:pPrChange w:id="509" w:author="Hart,Sarah" w:date="2022-10-04T10:36:00Z">
          <w:pPr>
            <w:pStyle w:val="ImageCaption"/>
          </w:pPr>
        </w:pPrChange>
      </w:pPr>
      <w:r w:rsidRPr="004F66BC">
        <w:lastRenderedPageBreak/>
        <w:t>Random forest models</w:t>
      </w:r>
    </w:p>
    <w:p w14:paraId="62AC0456" w14:textId="77777777" w:rsidR="000B1353" w:rsidRPr="000B1353" w:rsidRDefault="000B1353" w:rsidP="000B1353">
      <w:pPr>
        <w:pStyle w:val="TableCaption"/>
      </w:pPr>
      <w:r w:rsidRPr="000B1353">
        <w:t xml:space="preserve">Table 1: </w:t>
      </w:r>
      <w:r w:rsidRPr="00937755">
        <w:t>The optimal thresholds for predicting the presence/absence of outbreaks of mountain pine beetle (MPB) in lodgepole pine, spruce beetle (SB) in Engelmann spruce, and western balsam bark beetle (WBBB) in subalpine fir. Optimal thresholds were selected using Youden's J statistic (Youden 1950).</w:t>
      </w:r>
    </w:p>
    <w:tbl>
      <w:tblPr>
        <w:tblW w:w="0" w:type="auto"/>
        <w:jc w:val="center"/>
        <w:tblLook w:val="0420" w:firstRow="1" w:lastRow="0" w:firstColumn="0" w:lastColumn="0" w:noHBand="0" w:noVBand="1"/>
      </w:tblPr>
      <w:tblGrid>
        <w:gridCol w:w="907"/>
        <w:gridCol w:w="1094"/>
        <w:gridCol w:w="1053"/>
        <w:gridCol w:w="1200"/>
        <w:gridCol w:w="1187"/>
        <w:tblGridChange w:id="510">
          <w:tblGrid>
            <w:gridCol w:w="907"/>
            <w:gridCol w:w="1094"/>
            <w:gridCol w:w="1053"/>
            <w:gridCol w:w="1200"/>
            <w:gridCol w:w="1187"/>
          </w:tblGrid>
        </w:tblGridChange>
      </w:tblGrid>
      <w:tr w:rsidR="000B1353" w:rsidRPr="000B1353" w14:paraId="552F12C8" w14:textId="77777777" w:rsidTr="000B1353">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2F3C3E" w14:textId="77777777" w:rsidR="000B1353" w:rsidRPr="000B1353" w:rsidRDefault="000B1353" w:rsidP="00937755">
            <w:pPr>
              <w:pStyle w:val="table0"/>
            </w:pPr>
            <w:r w:rsidRPr="00937755">
              <w:t>Agent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271108" w14:textId="77777777" w:rsidR="000B1353" w:rsidRPr="000B1353" w:rsidRDefault="000B1353" w:rsidP="00937755">
            <w:pPr>
              <w:pStyle w:val="table0"/>
            </w:pPr>
            <w:r w:rsidRPr="00937755">
              <w:t>threshold</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C53925" w14:textId="77777777" w:rsidR="000B1353" w:rsidRPr="000B1353" w:rsidRDefault="000B1353" w:rsidP="00937755">
            <w:pPr>
              <w:pStyle w:val="table0"/>
            </w:pPr>
            <w:r w:rsidRPr="00937755">
              <w:t>accuracy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2E2717" w14:textId="77777777" w:rsidR="000B1353" w:rsidRPr="000B1353" w:rsidRDefault="000B1353" w:rsidP="00937755">
            <w:pPr>
              <w:pStyle w:val="table0"/>
            </w:pPr>
            <w:r w:rsidRPr="00937755">
              <w:t>specificity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9E97B6" w14:textId="77777777" w:rsidR="000B1353" w:rsidRPr="000B1353" w:rsidRDefault="000B1353" w:rsidP="00937755">
            <w:pPr>
              <w:pStyle w:val="table0"/>
            </w:pPr>
            <w:r w:rsidRPr="00937755">
              <w:t>sensitivity</w:t>
            </w:r>
          </w:p>
        </w:tc>
      </w:tr>
      <w:tr w:rsidR="000B1353" w:rsidRPr="000B1353" w14:paraId="72C68E31" w14:textId="77777777" w:rsidTr="000B1353">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071A1" w14:textId="77777777" w:rsidR="000B1353" w:rsidRPr="000B1353" w:rsidRDefault="000B1353" w:rsidP="00937755">
            <w:pPr>
              <w:pStyle w:val="table0"/>
            </w:pPr>
            <w:r w:rsidRPr="00937755">
              <w:t>MPB</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3E156" w14:textId="77777777" w:rsidR="000B1353" w:rsidRPr="000B1353" w:rsidRDefault="000B1353" w:rsidP="00937755">
            <w:pPr>
              <w:pStyle w:val="table0"/>
            </w:pPr>
            <w:r w:rsidRPr="00937755">
              <w:t>0.40</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894C2" w14:textId="77777777" w:rsidR="000B1353" w:rsidRPr="000B1353" w:rsidRDefault="000B1353" w:rsidP="00937755">
            <w:pPr>
              <w:pStyle w:val="table0"/>
            </w:pPr>
            <w:r w:rsidRPr="00937755">
              <w:t>0.73</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F9B43" w14:textId="77777777" w:rsidR="000B1353" w:rsidRPr="000B1353" w:rsidRDefault="000B1353" w:rsidP="00937755">
            <w:pPr>
              <w:pStyle w:val="table0"/>
            </w:pPr>
            <w:r w:rsidRPr="00937755">
              <w:t>0.66</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4296F" w14:textId="77777777" w:rsidR="000B1353" w:rsidRPr="000B1353" w:rsidRDefault="000B1353" w:rsidP="00937755">
            <w:pPr>
              <w:pStyle w:val="table0"/>
            </w:pPr>
            <w:r w:rsidRPr="00937755">
              <w:t>0.96</w:t>
            </w:r>
          </w:p>
        </w:tc>
      </w:tr>
      <w:tr w:rsidR="000B1353" w:rsidRPr="000B1353" w14:paraId="7D4E998B" w14:textId="77777777" w:rsidTr="000B1353">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9EC34" w14:textId="77777777" w:rsidR="000B1353" w:rsidRPr="000B1353" w:rsidRDefault="000B1353" w:rsidP="00937755">
            <w:pPr>
              <w:pStyle w:val="table0"/>
            </w:pPr>
            <w:r w:rsidRPr="00937755">
              <w:t>SB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77137" w14:textId="77777777" w:rsidR="000B1353" w:rsidRPr="000B1353" w:rsidRDefault="000B1353" w:rsidP="00937755">
            <w:pPr>
              <w:pStyle w:val="table0"/>
            </w:pPr>
            <w:r w:rsidRPr="00937755">
              <w:t>0.36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F1B27" w14:textId="77777777" w:rsidR="000B1353" w:rsidRPr="000B1353" w:rsidRDefault="000B1353" w:rsidP="00937755">
            <w:pPr>
              <w:pStyle w:val="table0"/>
            </w:pPr>
            <w:r w:rsidRPr="00937755">
              <w:t>0.66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18EA5" w14:textId="77777777" w:rsidR="000B1353" w:rsidRPr="000B1353" w:rsidRDefault="000B1353" w:rsidP="00937755">
            <w:pPr>
              <w:pStyle w:val="table0"/>
            </w:pPr>
            <w:r w:rsidRPr="00937755">
              <w:t>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A23DC" w14:textId="77777777" w:rsidR="000B1353" w:rsidRPr="000B1353" w:rsidRDefault="000B1353" w:rsidP="00937755">
            <w:pPr>
              <w:pStyle w:val="table0"/>
            </w:pPr>
            <w:r w:rsidRPr="00937755">
              <w:t>0.92</w:t>
            </w:r>
          </w:p>
        </w:tc>
      </w:tr>
      <w:tr w:rsidR="000B1353" w:rsidRPr="000B1353" w14:paraId="2A1B102A" w14:textId="77777777" w:rsidTr="000B1353">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65559E" w14:textId="77777777" w:rsidR="000B1353" w:rsidRPr="000B1353" w:rsidRDefault="000B1353" w:rsidP="00937755">
            <w:pPr>
              <w:pStyle w:val="table0"/>
            </w:pPr>
            <w:r w:rsidRPr="00937755">
              <w:t>WBBB</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926C70" w14:textId="77777777" w:rsidR="000B1353" w:rsidRPr="000B1353" w:rsidRDefault="000B1353" w:rsidP="00937755">
            <w:pPr>
              <w:pStyle w:val="table0"/>
            </w:pPr>
            <w:r w:rsidRPr="00937755">
              <w:t>0.25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156B697" w14:textId="77777777" w:rsidR="000B1353" w:rsidRPr="000B1353" w:rsidRDefault="000B1353" w:rsidP="00937755">
            <w:pPr>
              <w:pStyle w:val="table0"/>
            </w:pPr>
            <w:r w:rsidRPr="00937755">
              <w:t>0.63</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A797A6" w14:textId="77777777" w:rsidR="000B1353" w:rsidRPr="000B1353" w:rsidRDefault="000B1353" w:rsidP="00937755">
            <w:pPr>
              <w:pStyle w:val="table0"/>
            </w:pPr>
            <w:r w:rsidRPr="00937755">
              <w:t>0.61</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717825" w14:textId="77777777" w:rsidR="000B1353" w:rsidRPr="000B1353" w:rsidRDefault="000B1353" w:rsidP="00937755">
            <w:pPr>
              <w:pStyle w:val="table0"/>
            </w:pPr>
            <w:r w:rsidRPr="00937755">
              <w:t>0.90</w:t>
            </w:r>
          </w:p>
        </w:tc>
      </w:tr>
    </w:tbl>
    <w:p w14:paraId="658A2EA6" w14:textId="77777777" w:rsidR="000B1353" w:rsidRDefault="000B1353" w:rsidP="000B1353">
      <w:pPr>
        <w:pStyle w:val="TableCaption"/>
      </w:pPr>
    </w:p>
    <w:p w14:paraId="6B47E43C" w14:textId="0309E58C" w:rsidR="000B1353" w:rsidRPr="000B1353" w:rsidRDefault="000B1353" w:rsidP="000B1353">
      <w:pPr>
        <w:pStyle w:val="TableCaption"/>
      </w:pPr>
      <w:r w:rsidRPr="000B1353">
        <w:t xml:space="preserve">Table 2: </w:t>
      </w:r>
      <w:r w:rsidRPr="00937755">
        <w:t xml:space="preserve">Accuracy statistics from Random Forest models </w:t>
      </w:r>
      <w:r w:rsidRPr="00937755">
        <w:t>predicting</w:t>
      </w:r>
      <w:r w:rsidRPr="00937755">
        <w:t xml:space="preserve"> the presence/absence of outbreaks of mountain pine beetle (MPB) in lodgepole pine, spruce beetle (SB) in Engelmann spruce, and western balsam bark beetle (WBBB) in subalpine fir. AUC is the area under the </w:t>
      </w:r>
      <w:r w:rsidRPr="00937755">
        <w:t>receiver</w:t>
      </w:r>
      <w:r w:rsidRPr="00937755">
        <w:t xml:space="preserve"> operating characteristic curve. Specificity and sensitivity were calculated using a threshold of 0.33.</w:t>
      </w:r>
    </w:p>
    <w:tbl>
      <w:tblPr>
        <w:tblW w:w="0" w:type="auto"/>
        <w:jc w:val="center"/>
        <w:tblLook w:val="0420" w:firstRow="1" w:lastRow="0" w:firstColumn="0" w:lastColumn="0" w:noHBand="0" w:noVBand="1"/>
      </w:tblPr>
      <w:tblGrid>
        <w:gridCol w:w="907"/>
        <w:gridCol w:w="707"/>
        <w:gridCol w:w="1200"/>
        <w:gridCol w:w="1187"/>
      </w:tblGrid>
      <w:tr w:rsidR="000B1353" w14:paraId="5861BB7A" w14:textId="77777777" w:rsidTr="00937755">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0BCEDA" w14:textId="77777777" w:rsidR="000B1353" w:rsidRDefault="000B1353" w:rsidP="00937755">
            <w:pPr>
              <w:pStyle w:val="table0"/>
            </w:pPr>
            <w:bookmarkStart w:id="511" w:name="OLE_LINK1"/>
            <w:bookmarkStart w:id="512" w:name="OLE_LINK2"/>
            <w:r>
              <w:t>Agent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00B612E" w14:textId="77777777" w:rsidR="000B1353" w:rsidRDefault="000B1353" w:rsidP="00937755">
            <w:pPr>
              <w:pStyle w:val="table0"/>
            </w:pPr>
            <w:r>
              <w:t>AUC</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9BEF56" w14:textId="77777777" w:rsidR="000B1353" w:rsidRDefault="000B1353" w:rsidP="00937755">
            <w:pPr>
              <w:pStyle w:val="table0"/>
            </w:pPr>
            <w:r>
              <w:t>specificity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C3996F9" w14:textId="77777777" w:rsidR="000B1353" w:rsidRDefault="000B1353" w:rsidP="00937755">
            <w:pPr>
              <w:pStyle w:val="table0"/>
            </w:pPr>
            <w:r>
              <w:t>sensitivity</w:t>
            </w:r>
          </w:p>
        </w:tc>
      </w:tr>
      <w:tr w:rsidR="000B1353" w14:paraId="7D477B7C" w14:textId="77777777" w:rsidTr="00937755">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21C2D" w14:textId="77777777" w:rsidR="000B1353" w:rsidRDefault="000B1353" w:rsidP="00937755">
            <w:pPr>
              <w:pStyle w:val="table0"/>
            </w:pPr>
            <w:r>
              <w:t>MPB</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FB08F" w14:textId="77777777" w:rsidR="000B1353" w:rsidRDefault="000B1353" w:rsidP="00937755">
            <w:pPr>
              <w:pStyle w:val="table0"/>
            </w:pPr>
            <w:r>
              <w:t>0.84</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518FD" w14:textId="77777777" w:rsidR="000B1353" w:rsidRDefault="000B1353" w:rsidP="00937755">
            <w:pPr>
              <w:pStyle w:val="table0"/>
            </w:pPr>
            <w:r>
              <w:t>0.64</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CA736" w14:textId="77777777" w:rsidR="000B1353" w:rsidRDefault="000B1353" w:rsidP="00937755">
            <w:pPr>
              <w:pStyle w:val="table0"/>
            </w:pPr>
            <w:r>
              <w:t>0.97</w:t>
            </w:r>
          </w:p>
        </w:tc>
      </w:tr>
      <w:tr w:rsidR="000B1353" w14:paraId="042138F1" w14:textId="77777777" w:rsidTr="0093775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3F15" w14:textId="77777777" w:rsidR="000B1353" w:rsidRDefault="000B1353" w:rsidP="00937755">
            <w:pPr>
              <w:pStyle w:val="table0"/>
            </w:pPr>
            <w:r>
              <w:t>SB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5DCED" w14:textId="77777777" w:rsidR="000B1353" w:rsidRDefault="000B1353" w:rsidP="00937755">
            <w:pPr>
              <w:pStyle w:val="table0"/>
            </w:pPr>
            <w:r>
              <w:t>0.79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930D7" w14:textId="77777777" w:rsidR="000B1353" w:rsidRDefault="000B1353" w:rsidP="00937755">
            <w:pPr>
              <w:pStyle w:val="table0"/>
            </w:pPr>
            <w:r>
              <w:t>0.61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3592F" w14:textId="77777777" w:rsidR="000B1353" w:rsidRDefault="000B1353" w:rsidP="00937755">
            <w:pPr>
              <w:pStyle w:val="table0"/>
            </w:pPr>
            <w:r>
              <w:t>0.92</w:t>
            </w:r>
          </w:p>
        </w:tc>
      </w:tr>
      <w:tr w:rsidR="000B1353" w14:paraId="308104DB" w14:textId="77777777" w:rsidTr="00937755">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92395D" w14:textId="77777777" w:rsidR="000B1353" w:rsidRDefault="000B1353" w:rsidP="00937755">
            <w:pPr>
              <w:pStyle w:val="table0"/>
            </w:pPr>
            <w:r>
              <w:t>WBBB</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9AF6706" w14:textId="77777777" w:rsidR="000B1353" w:rsidRDefault="000B1353" w:rsidP="00937755">
            <w:pPr>
              <w:pStyle w:val="table0"/>
            </w:pPr>
            <w:r>
              <w:t>0.79</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101A88" w14:textId="77777777" w:rsidR="000B1353" w:rsidRDefault="000B1353" w:rsidP="00937755">
            <w:pPr>
              <w:pStyle w:val="table0"/>
            </w:pPr>
            <w:r>
              <w:t>0.66</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D6CCF1" w14:textId="77777777" w:rsidR="000B1353" w:rsidRDefault="000B1353" w:rsidP="00937755">
            <w:pPr>
              <w:pStyle w:val="table0"/>
            </w:pPr>
            <w:r>
              <w:t>0.82</w:t>
            </w:r>
          </w:p>
        </w:tc>
      </w:tr>
      <w:bookmarkEnd w:id="511"/>
      <w:bookmarkEnd w:id="512"/>
    </w:tbl>
    <w:p w14:paraId="4BE40A1E" w14:textId="77777777" w:rsidR="004F66BC" w:rsidRDefault="004F66BC" w:rsidP="006A14AC">
      <w:pPr>
        <w:pStyle w:val="ImageCaption"/>
      </w:pPr>
    </w:p>
    <w:p w14:paraId="6AB81484" w14:textId="0DFA9E48" w:rsidR="004F66BC" w:rsidRDefault="004F66BC" w:rsidP="006A14AC">
      <w:pPr>
        <w:pStyle w:val="ImageCaption"/>
      </w:pPr>
      <w:r>
        <w:rPr>
          <w:noProof/>
        </w:rPr>
        <w:lastRenderedPageBreak/>
        <w:drawing>
          <wp:inline distT="0" distB="0" distL="0" distR="0" wp14:anchorId="6296F6BD" wp14:editId="7E52475C">
            <wp:extent cx="3108960" cy="3108960"/>
            <wp:effectExtent l="0" t="0" r="2540" b="254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8960" cy="3108960"/>
                    </a:xfrm>
                    <a:prstGeom prst="rect">
                      <a:avLst/>
                    </a:prstGeom>
                  </pic:spPr>
                </pic:pic>
              </a:graphicData>
            </a:graphic>
          </wp:inline>
        </w:drawing>
      </w:r>
    </w:p>
    <w:p w14:paraId="38BA0352" w14:textId="4D56D3DD" w:rsidR="006A14AC" w:rsidRDefault="006A14AC" w:rsidP="006A14AC">
      <w:pPr>
        <w:pStyle w:val="ImageCaption"/>
        <w:rPr>
          <w:ins w:id="513" w:author="Hart,Sarah" w:date="2022-10-04T11:32:00Z"/>
        </w:rPr>
      </w:pPr>
      <w:r w:rsidRPr="004F66BC">
        <w:t>Figure 9: The relative contribution of basal area (BA), quadratic mean diameter (QMD), and host dominance (% BA) to the overall model fit for Random Forest models of mountain pine beetle (MPB; red), spruce beetle (SB; blue); and western balsam bark beetle (WBBB; yellow).</w:t>
      </w:r>
    </w:p>
    <w:p w14:paraId="170A96BC" w14:textId="4F6EB266" w:rsidR="003E6721" w:rsidRPr="004F66BC" w:rsidDel="00DB606C" w:rsidRDefault="00DB606C" w:rsidP="006A14AC">
      <w:pPr>
        <w:pStyle w:val="ImageCaption"/>
        <w:rPr>
          <w:del w:id="514" w:author="Hart,Sarah" w:date="2022-10-04T11:49:00Z"/>
        </w:rPr>
      </w:pPr>
      <w:ins w:id="515" w:author="Hart,Sarah" w:date="2022-10-04T11:49:00Z">
        <w:r>
          <w:rPr>
            <w:noProof/>
          </w:rPr>
          <w:lastRenderedPageBreak/>
          <w:drawing>
            <wp:inline distT="0" distB="0" distL="0" distR="0" wp14:anchorId="64BED2A9" wp14:editId="2545DB87">
              <wp:extent cx="3108960" cy="4114800"/>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08960" cy="4114800"/>
                      </a:xfrm>
                      <a:prstGeom prst="rect">
                        <a:avLst/>
                      </a:prstGeom>
                    </pic:spPr>
                  </pic:pic>
                </a:graphicData>
              </a:graphic>
            </wp:inline>
          </w:drawing>
        </w:r>
      </w:ins>
    </w:p>
    <w:bookmarkEnd w:id="508"/>
    <w:p w14:paraId="5CC8C669" w14:textId="4EA9CE13" w:rsidR="00937755" w:rsidRDefault="00937755" w:rsidP="00DB606C">
      <w:pPr>
        <w:pStyle w:val="ImageCaption"/>
        <w:rPr>
          <w:ins w:id="516" w:author="Hart,Sarah" w:date="2022-10-04T11:43:00Z"/>
        </w:rPr>
        <w:pPrChange w:id="517" w:author="Hart,Sarah" w:date="2022-10-04T11:49:00Z">
          <w:pPr>
            <w:pStyle w:val="BodyText"/>
          </w:pPr>
        </w:pPrChange>
      </w:pPr>
    </w:p>
    <w:p w14:paraId="1D709119" w14:textId="181BDD8B" w:rsidR="00937755" w:rsidRPr="00BF13B0" w:rsidRDefault="00937755" w:rsidP="00937755">
      <w:pPr>
        <w:pStyle w:val="ImageCaption"/>
        <w:rPr>
          <w:ins w:id="518" w:author="Hart,Sarah" w:date="2022-10-04T11:43:00Z"/>
        </w:rPr>
      </w:pPr>
      <w:ins w:id="519" w:author="Hart,Sarah" w:date="2022-10-04T11:43:00Z">
        <w:r w:rsidRPr="00BF13B0">
          <w:t xml:space="preserve">Figure S2: </w:t>
        </w:r>
        <w:r w:rsidRPr="00937755">
          <w:t>The variation in total basal area (BA), host BA, host quadratic mean diameter (QMD), and host dominance for plots with susceptible lodgepole pine (PICO), Engelmann spruce (PIEN), and subalpine fir (ABLA).</w:t>
        </w:r>
      </w:ins>
    </w:p>
    <w:p w14:paraId="360686DA" w14:textId="60D1AB11" w:rsidR="00353F51" w:rsidRPr="00353F51" w:rsidDel="00937755" w:rsidRDefault="006A14AC" w:rsidP="00353F51">
      <w:pPr>
        <w:pStyle w:val="BodyText"/>
        <w:rPr>
          <w:del w:id="520" w:author="Hart,Sarah" w:date="2022-10-04T11:43:00Z"/>
        </w:rPr>
        <w:pPrChange w:id="521" w:author="Hart,Sarah" w:date="2022-10-04T10:50:00Z">
          <w:pPr>
            <w:pStyle w:val="Heading2"/>
          </w:pPr>
        </w:pPrChange>
      </w:pPr>
      <w:del w:id="522" w:author="Hart,Sarah" w:date="2022-10-04T11:43:00Z">
        <w:r w:rsidRPr="004F66BC" w:rsidDel="00937755">
          <w:delText>Patterns of host</w:delText>
        </w:r>
      </w:del>
    </w:p>
    <w:p w14:paraId="5BEFB43C" w14:textId="1BB9114C" w:rsidR="006A14AC" w:rsidRPr="00353F51" w:rsidDel="00937755" w:rsidRDefault="006A14AC" w:rsidP="00353F51">
      <w:pPr>
        <w:pStyle w:val="TOC1"/>
        <w:rPr>
          <w:del w:id="523" w:author="Hart,Sarah" w:date="2022-10-04T11:43:00Z"/>
        </w:rPr>
        <w:pPrChange w:id="524" w:author="Hart,Sarah" w:date="2022-10-04T10:50:00Z">
          <w:pPr>
            <w:pStyle w:val="CaptionedFigure"/>
          </w:pPr>
        </w:pPrChange>
      </w:pPr>
    </w:p>
    <w:p w14:paraId="15E259AF" w14:textId="01BC0505" w:rsidR="006A14AC" w:rsidRPr="004F66BC" w:rsidDel="00937755" w:rsidRDefault="006A14AC" w:rsidP="006A14AC">
      <w:pPr>
        <w:pStyle w:val="ImageCaption"/>
        <w:rPr>
          <w:del w:id="525" w:author="Hart,Sarah" w:date="2022-10-04T11:43:00Z"/>
        </w:rPr>
      </w:pPr>
      <w:del w:id="526" w:author="Hart,Sarah" w:date="2022-10-04T11:43:00Z">
        <w:r w:rsidRPr="004F66BC" w:rsidDel="00937755">
          <w:delText>Figure 12: The probability of outbreak occurrence and basal area loss due to outbreaks of MPB, SB, and WBBB by the identity of susceptible hosts present within the plot. Letters above bars and boxes indicate significant difference between groups, as determined using pairwise proportion tests or a nonparametric Dunn test. In the bottom row, the bottom and top limits of each box are the lower and upper quartiles, respectively; the thick black line within the box is the median; error bars equal ±1.5 times the interquartile range; and points denote outliers, values outside ±1.5 times the interquartile range. For host identities, PICO is lodgepole pine, PIEN is Engelmann spruce, and ABLA is subalpine fir.</w:delText>
        </w:r>
      </w:del>
    </w:p>
    <w:p w14:paraId="27975A07" w14:textId="74A3310F" w:rsidR="006A14AC" w:rsidRPr="004F66BC" w:rsidDel="00353F51" w:rsidRDefault="008852F0" w:rsidP="00353F51">
      <w:pPr>
        <w:pStyle w:val="Titlepage"/>
        <w:rPr>
          <w:del w:id="527" w:author="Hart,Sarah" w:date="2022-10-04T10:50:00Z"/>
        </w:rPr>
        <w:pPrChange w:id="528" w:author="Hart,Sarah" w:date="2022-10-04T10:50:00Z">
          <w:pPr>
            <w:pStyle w:val="CaptionedFigure"/>
          </w:pPr>
        </w:pPrChange>
      </w:pPr>
      <w:del w:id="529" w:author="Hart,Sarah" w:date="2022-10-04T10:49:00Z">
        <w:r w:rsidDel="00353F51">
          <w:rPr>
            <w:noProof/>
          </w:rPr>
          <w:drawing>
            <wp:inline distT="0" distB="0" distL="0" distR="0" wp14:anchorId="6B884CD1" wp14:editId="15D304CD">
              <wp:extent cx="4096512" cy="3657600"/>
              <wp:effectExtent l="0" t="0" r="5715"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96512" cy="3657600"/>
                      </a:xfrm>
                      <a:prstGeom prst="rect">
                        <a:avLst/>
                      </a:prstGeom>
                    </pic:spPr>
                  </pic:pic>
                </a:graphicData>
              </a:graphic>
            </wp:inline>
          </w:drawing>
        </w:r>
      </w:del>
    </w:p>
    <w:p w14:paraId="74659502" w14:textId="24E4B686" w:rsidR="006A14AC" w:rsidRPr="004F66BC" w:rsidDel="00353F51" w:rsidRDefault="006A14AC" w:rsidP="006A14AC">
      <w:pPr>
        <w:pStyle w:val="ImageCaption"/>
        <w:rPr>
          <w:del w:id="530" w:author="Hart,Sarah" w:date="2022-10-04T10:50:00Z"/>
        </w:rPr>
      </w:pPr>
      <w:del w:id="531" w:author="Hart,Sarah" w:date="2022-10-04T10:50:00Z">
        <w:r w:rsidRPr="004F66BC" w:rsidDel="00353F51">
          <w:delText>Figure 13: Variation in the size and density of lodgepole pine (PICO), Engelmann spruce (PIEN), and subalpine fir (ABLA) by the identity of susceptible hosts present within the plot. Letters above boxes indicate significant difference between groups, as determined using nonparametric Mann-Whitney tests (or Dunn test for comparisons where all three hosts were present)/</w:delText>
        </w:r>
      </w:del>
    </w:p>
    <w:p w14:paraId="78125F17" w14:textId="25194199" w:rsidR="006A14AC" w:rsidRPr="004F66BC" w:rsidDel="00937755" w:rsidRDefault="006A14AC" w:rsidP="006A14AC">
      <w:pPr>
        <w:pStyle w:val="BodyText"/>
        <w:rPr>
          <w:del w:id="532" w:author="Hart,Sarah" w:date="2022-10-04T11:43:00Z"/>
        </w:rPr>
      </w:pPr>
    </w:p>
    <w:p w14:paraId="19BC2A66" w14:textId="77777777" w:rsidR="0046432E" w:rsidRPr="004F66BC" w:rsidRDefault="0046432E" w:rsidP="0046432E">
      <w:pPr>
        <w:pStyle w:val="BodyText"/>
      </w:pPr>
    </w:p>
    <w:sectPr w:rsidR="0046432E" w:rsidRPr="004F66BC" w:rsidSect="00F75D17">
      <w:footerReference w:type="even" r:id="rId40"/>
      <w:footerReference w:type="default" r:id="rId41"/>
      <w:pgSz w:w="12240" w:h="15840"/>
      <w:pgMar w:top="1440" w:right="1080" w:bottom="1440" w:left="108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Hart,Sarah" w:date="2022-10-04T14:32:00Z" w:initials="H">
    <w:p w14:paraId="597C92A1" w14:textId="77777777" w:rsidR="000E50D1" w:rsidRDefault="000E50D1" w:rsidP="00ED6133">
      <w:r>
        <w:rPr>
          <w:rStyle w:val="CommentReference"/>
        </w:rPr>
        <w:annotationRef/>
      </w:r>
      <w:r>
        <w:rPr>
          <w:sz w:val="20"/>
          <w:szCs w:val="20"/>
        </w:rPr>
        <w:t>Abstract no more than 350 words and listing the main results and conclusions, using simple, factual, numbered statements. The final point should be headed ‘Synthesis’, and should sum up the paper’s key message in generic terms that can be understood by non-specialists, indicating clearly how this study has advanced ecological understanding. (Translated abstracts in any language can be published alongside our accepted articles)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7C92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6C264" w16cex:dateUtc="2022-10-04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7C92A1" w16cid:durableId="26E6C2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DB7EA" w14:textId="77777777" w:rsidR="001B753D" w:rsidRDefault="001B753D" w:rsidP="00D303D3">
      <w:r>
        <w:separator/>
      </w:r>
    </w:p>
  </w:endnote>
  <w:endnote w:type="continuationSeparator" w:id="0">
    <w:p w14:paraId="0E4DD09E" w14:textId="77777777" w:rsidR="001B753D" w:rsidRDefault="001B753D" w:rsidP="00D30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8995287"/>
      <w:docPartObj>
        <w:docPartGallery w:val="Page Numbers (Bottom of Page)"/>
        <w:docPartUnique/>
      </w:docPartObj>
    </w:sdtPr>
    <w:sdtContent>
      <w:p w14:paraId="28F8329F" w14:textId="1B2B0BF2" w:rsidR="00D303D3" w:rsidRDefault="00D303D3" w:rsidP="00D303D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A1EC6F" w14:textId="77777777" w:rsidR="00D303D3" w:rsidRDefault="00D303D3" w:rsidP="00D303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2174403"/>
      <w:docPartObj>
        <w:docPartGallery w:val="Page Numbers (Bottom of Page)"/>
        <w:docPartUnique/>
      </w:docPartObj>
    </w:sdtPr>
    <w:sdtContent>
      <w:p w14:paraId="6C19C29D" w14:textId="3EC69B34" w:rsidR="00D303D3" w:rsidRDefault="00D303D3" w:rsidP="00CC6CCA">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518EA" w14:textId="77777777" w:rsidR="00D303D3" w:rsidRDefault="00D303D3" w:rsidP="00D303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9F1FF" w14:textId="77777777" w:rsidR="001B753D" w:rsidRDefault="001B753D" w:rsidP="00D303D3">
      <w:r>
        <w:separator/>
      </w:r>
    </w:p>
  </w:footnote>
  <w:footnote w:type="continuationSeparator" w:id="0">
    <w:p w14:paraId="54F20510" w14:textId="77777777" w:rsidR="001B753D" w:rsidRDefault="001B753D" w:rsidP="00D303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79A538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83E16E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20444B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D0E99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470803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F2C69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F26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D2228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D5C34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C6935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970F5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8CAAC82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31"/>
    <w:multiLevelType w:val="multilevel"/>
    <w:tmpl w:val="F83A882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638110FC"/>
    <w:multiLevelType w:val="hybridMultilevel"/>
    <w:tmpl w:val="8FB0F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5A0C07"/>
    <w:multiLevelType w:val="hybridMultilevel"/>
    <w:tmpl w:val="5A2CB92C"/>
    <w:lvl w:ilvl="0" w:tplc="D3E0FA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4442922">
    <w:abstractNumId w:val="10"/>
  </w:num>
  <w:num w:numId="2" w16cid:durableId="354504097">
    <w:abstractNumId w:val="0"/>
  </w:num>
  <w:num w:numId="3" w16cid:durableId="787435460">
    <w:abstractNumId w:val="1"/>
  </w:num>
  <w:num w:numId="4" w16cid:durableId="977223109">
    <w:abstractNumId w:val="2"/>
  </w:num>
  <w:num w:numId="5" w16cid:durableId="1189493047">
    <w:abstractNumId w:val="3"/>
  </w:num>
  <w:num w:numId="6" w16cid:durableId="1613781478">
    <w:abstractNumId w:val="8"/>
  </w:num>
  <w:num w:numId="7" w16cid:durableId="713625717">
    <w:abstractNumId w:val="4"/>
  </w:num>
  <w:num w:numId="8" w16cid:durableId="187109893">
    <w:abstractNumId w:val="5"/>
  </w:num>
  <w:num w:numId="9" w16cid:durableId="262301207">
    <w:abstractNumId w:val="6"/>
  </w:num>
  <w:num w:numId="10" w16cid:durableId="514081750">
    <w:abstractNumId w:val="7"/>
  </w:num>
  <w:num w:numId="11" w16cid:durableId="1181352577">
    <w:abstractNumId w:val="9"/>
  </w:num>
  <w:num w:numId="12" w16cid:durableId="457574755">
    <w:abstractNumId w:val="13"/>
  </w:num>
  <w:num w:numId="13" w16cid:durableId="11530621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3673108">
    <w:abstractNumId w:val="11"/>
  </w:num>
  <w:num w:numId="15" w16cid:durableId="57462655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t,Sarah">
    <w15:presenceInfo w15:providerId="AD" w15:userId="S::sjhart3@colostate.edu::5a2b1c81-be68-47d9-b914-37ad4f60bf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embedSystemFonts/>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3F3"/>
    <w:rsid w:val="0004732F"/>
    <w:rsid w:val="000619BD"/>
    <w:rsid w:val="000B1353"/>
    <w:rsid w:val="000E50D1"/>
    <w:rsid w:val="00107236"/>
    <w:rsid w:val="00107E2D"/>
    <w:rsid w:val="001166BC"/>
    <w:rsid w:val="0013117F"/>
    <w:rsid w:val="00162392"/>
    <w:rsid w:val="001938DB"/>
    <w:rsid w:val="001B43D1"/>
    <w:rsid w:val="001B753D"/>
    <w:rsid w:val="001F7854"/>
    <w:rsid w:val="00200A7D"/>
    <w:rsid w:val="00206075"/>
    <w:rsid w:val="00224683"/>
    <w:rsid w:val="00250493"/>
    <w:rsid w:val="002541D3"/>
    <w:rsid w:val="00265419"/>
    <w:rsid w:val="0027191A"/>
    <w:rsid w:val="00290216"/>
    <w:rsid w:val="00292050"/>
    <w:rsid w:val="002A1960"/>
    <w:rsid w:val="002E23BE"/>
    <w:rsid w:val="00317F71"/>
    <w:rsid w:val="00330817"/>
    <w:rsid w:val="003404B1"/>
    <w:rsid w:val="00353F51"/>
    <w:rsid w:val="00365411"/>
    <w:rsid w:val="00393985"/>
    <w:rsid w:val="003E10E9"/>
    <w:rsid w:val="003E6721"/>
    <w:rsid w:val="003E6CF0"/>
    <w:rsid w:val="0042434E"/>
    <w:rsid w:val="00446AA5"/>
    <w:rsid w:val="0046432E"/>
    <w:rsid w:val="00482E74"/>
    <w:rsid w:val="004855DE"/>
    <w:rsid w:val="004A486F"/>
    <w:rsid w:val="004A6DEE"/>
    <w:rsid w:val="004B4C9C"/>
    <w:rsid w:val="004F66BC"/>
    <w:rsid w:val="00505F6D"/>
    <w:rsid w:val="00512F75"/>
    <w:rsid w:val="00525988"/>
    <w:rsid w:val="005615D7"/>
    <w:rsid w:val="00590870"/>
    <w:rsid w:val="005F14DD"/>
    <w:rsid w:val="005F19D4"/>
    <w:rsid w:val="00634799"/>
    <w:rsid w:val="006A081B"/>
    <w:rsid w:val="006A14AC"/>
    <w:rsid w:val="006A6F6E"/>
    <w:rsid w:val="006E6AE6"/>
    <w:rsid w:val="00704D2E"/>
    <w:rsid w:val="00754BB9"/>
    <w:rsid w:val="007F1B41"/>
    <w:rsid w:val="00854B53"/>
    <w:rsid w:val="008852F0"/>
    <w:rsid w:val="00937261"/>
    <w:rsid w:val="00937755"/>
    <w:rsid w:val="009B02F7"/>
    <w:rsid w:val="00A4522F"/>
    <w:rsid w:val="00A80A0F"/>
    <w:rsid w:val="00AB3779"/>
    <w:rsid w:val="00B563C2"/>
    <w:rsid w:val="00BA4C0A"/>
    <w:rsid w:val="00BF13B0"/>
    <w:rsid w:val="00BF5B10"/>
    <w:rsid w:val="00C160B1"/>
    <w:rsid w:val="00C44CF8"/>
    <w:rsid w:val="00CC09E5"/>
    <w:rsid w:val="00CC6583"/>
    <w:rsid w:val="00CC6CCA"/>
    <w:rsid w:val="00CE3087"/>
    <w:rsid w:val="00CF59F4"/>
    <w:rsid w:val="00D303D3"/>
    <w:rsid w:val="00D36146"/>
    <w:rsid w:val="00D37D89"/>
    <w:rsid w:val="00D46F06"/>
    <w:rsid w:val="00D52A0C"/>
    <w:rsid w:val="00D61A8F"/>
    <w:rsid w:val="00D70431"/>
    <w:rsid w:val="00D86025"/>
    <w:rsid w:val="00DB5DCF"/>
    <w:rsid w:val="00DB606C"/>
    <w:rsid w:val="00DF63F3"/>
    <w:rsid w:val="00E03987"/>
    <w:rsid w:val="00E45732"/>
    <w:rsid w:val="00EA446E"/>
    <w:rsid w:val="00EB5C99"/>
    <w:rsid w:val="00EE3F4E"/>
    <w:rsid w:val="00EE4251"/>
    <w:rsid w:val="00F0573C"/>
    <w:rsid w:val="00F33AA4"/>
    <w:rsid w:val="00F55041"/>
    <w:rsid w:val="00F75D17"/>
    <w:rsid w:val="00F9601F"/>
    <w:rsid w:val="00FC32B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EA2A5"/>
  <w15:docId w15:val="{F9731CE9-ADA7-7048-B8D7-9C64E74C7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03D3"/>
    <w:pPr>
      <w:spacing w:before="180" w:after="180" w:line="360" w:lineRule="auto"/>
    </w:pPr>
    <w:rPr>
      <w:rFonts w:ascii="Times" w:hAnsi="Times"/>
      <w:color w:val="000000" w:themeColor="text1"/>
    </w:rPr>
  </w:style>
  <w:style w:type="paragraph" w:styleId="Heading1">
    <w:name w:val="heading 1"/>
    <w:basedOn w:val="Normal"/>
    <w:next w:val="BodyText"/>
    <w:uiPriority w:val="9"/>
    <w:qFormat/>
    <w:rsid w:val="00E03987"/>
    <w:pPr>
      <w:keepNext/>
      <w:keepLines/>
      <w:spacing w:before="480" w:after="0" w:line="240" w:lineRule="auto"/>
      <w:outlineLvl w:val="0"/>
    </w:pPr>
    <w:rPr>
      <w:rFonts w:eastAsiaTheme="majorEastAsia" w:cstheme="majorBidi"/>
      <w:b/>
      <w:bCs/>
      <w:smallCaps/>
    </w:rPr>
  </w:style>
  <w:style w:type="paragraph" w:styleId="Heading2">
    <w:name w:val="heading 2"/>
    <w:basedOn w:val="Normal"/>
    <w:next w:val="BodyText"/>
    <w:uiPriority w:val="9"/>
    <w:unhideWhenUsed/>
    <w:qFormat/>
    <w:rsid w:val="00E03987"/>
    <w:pPr>
      <w:keepNext/>
      <w:keepLines/>
      <w:spacing w:before="240" w:line="240" w:lineRule="auto"/>
      <w:outlineLvl w:val="1"/>
    </w:pPr>
    <w:rPr>
      <w:rFonts w:eastAsiaTheme="majorEastAsia" w:cstheme="majorBidi"/>
      <w:b/>
      <w:bCs/>
    </w:rPr>
  </w:style>
  <w:style w:type="paragraph" w:styleId="Heading3">
    <w:name w:val="heading 3"/>
    <w:basedOn w:val="Normal"/>
    <w:next w:val="BodyText"/>
    <w:uiPriority w:val="9"/>
    <w:unhideWhenUsed/>
    <w:qFormat/>
    <w:rsid w:val="00EB5C99"/>
    <w:pPr>
      <w:keepNext/>
      <w:keepLines/>
      <w:spacing w:before="120" w:after="60" w:line="240" w:lineRule="auto"/>
      <w:outlineLvl w:val="2"/>
    </w:pPr>
    <w:rPr>
      <w:rFonts w:eastAsiaTheme="majorEastAsia" w:cstheme="majorBidi"/>
      <w:i/>
      <w:iCs/>
    </w:rPr>
  </w:style>
  <w:style w:type="paragraph" w:styleId="Heading4">
    <w:name w:val="heading 4"/>
    <w:basedOn w:val="Normal"/>
    <w:next w:val="BodyText"/>
    <w:uiPriority w:val="9"/>
    <w:unhideWhenUsed/>
    <w:qFormat/>
    <w:rsid w:val="00EB5C99"/>
    <w:pPr>
      <w:keepNext/>
      <w:keepLines/>
      <w:spacing w:before="200" w:after="0"/>
      <w:outlineLvl w:val="3"/>
    </w:pPr>
    <w:rPr>
      <w:rFonts w:eastAsiaTheme="majorEastAsia" w:cstheme="majorBidi"/>
      <w:bCs/>
      <w:iCs/>
      <w:u w:val="single"/>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03987"/>
    <w:pPr>
      <w:spacing w:before="120" w:after="120" w:line="240" w:lineRule="auto"/>
      <w:contextualSpacing/>
    </w:pPr>
  </w:style>
  <w:style w:type="paragraph" w:customStyle="1" w:styleId="FirstParagraph">
    <w:name w:val="First Paragraph"/>
    <w:basedOn w:val="BodyText"/>
    <w:next w:val="BodyText"/>
    <w:qFormat/>
    <w:rsid w:val="000E50D1"/>
    <w:pPr>
      <w:spacing w:line="480" w:lineRule="auto"/>
      <w:pPrChange w:id="0" w:author="Hart,Sarah" w:date="2022-10-04T14:29:00Z">
        <w:pPr>
          <w:spacing w:before="120" w:after="120"/>
          <w:contextualSpacing/>
        </w:pPr>
      </w:pPrChange>
    </w:pPr>
    <w:rPr>
      <w:rPrChange w:id="0" w:author="Hart,Sarah" w:date="2022-10-04T14:29:00Z">
        <w:rPr>
          <w:rFonts w:ascii="Times" w:eastAsiaTheme="minorHAnsi" w:hAnsi="Times" w:cstheme="minorBidi"/>
          <w:color w:val="000000" w:themeColor="text1"/>
          <w:sz w:val="24"/>
          <w:szCs w:val="24"/>
          <w:lang w:val="en-US" w:eastAsia="en-US" w:bidi="ar-SA"/>
        </w:rPr>
      </w:rPrChange>
    </w:rPr>
  </w:style>
  <w:style w:type="paragraph" w:customStyle="1" w:styleId="Compact">
    <w:name w:val="Compact"/>
    <w:basedOn w:val="BodyText"/>
    <w:qFormat/>
    <w:pPr>
      <w:spacing w:before="36" w:after="36"/>
    </w:pPr>
  </w:style>
  <w:style w:type="paragraph" w:styleId="Title">
    <w:name w:val="Title"/>
    <w:basedOn w:val="Normal"/>
    <w:next w:val="BodyText"/>
    <w:qFormat/>
    <w:rsid w:val="00E03987"/>
    <w:pPr>
      <w:keepNext/>
      <w:keepLines/>
      <w:spacing w:before="0" w:after="160" w:line="240" w:lineRule="auto"/>
      <w:jc w:val="center"/>
    </w:pPr>
    <w:rPr>
      <w:rFonts w:eastAsiaTheme="majorEastAsia" w:cstheme="majorBidi"/>
      <w:b/>
      <w:bCs/>
      <w:sz w:val="28"/>
      <w:szCs w:val="28"/>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03987"/>
    <w:pPr>
      <w:keepNext/>
      <w:keepLines/>
      <w:jc w:val="center"/>
    </w:pPr>
    <w:rPr>
      <w:rFonts w:ascii="Times" w:hAnsi="Times"/>
      <w:color w:val="000000" w:themeColor="text1"/>
      <w:sz w:val="22"/>
      <w:szCs w:val="22"/>
    </w:rPr>
  </w:style>
  <w:style w:type="paragraph" w:styleId="Date">
    <w:name w:val="Date"/>
    <w:next w:val="BodyText"/>
    <w:qFormat/>
    <w:rsid w:val="00E03987"/>
    <w:pPr>
      <w:keepNext/>
      <w:keepLines/>
      <w:jc w:val="center"/>
    </w:pPr>
    <w:rPr>
      <w:rFonts w:ascii="Times" w:hAnsi="Times"/>
      <w:color w:val="000000" w:themeColor="text1"/>
      <w:sz w:val="22"/>
      <w:szCs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200A7D"/>
    <w:pPr>
      <w:spacing w:line="240" w:lineRule="auto"/>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265419"/>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rsid w:val="00D61A8F"/>
    <w:rPr>
      <w:b/>
      <w:bCs/>
    </w:rPr>
  </w:style>
  <w:style w:type="paragraph" w:customStyle="1" w:styleId="CaptionedFigure">
    <w:name w:val="Captioned Figure"/>
    <w:basedOn w:val="Figure"/>
    <w:rsid w:val="00505F6D"/>
    <w:pPr>
      <w:keepNext/>
      <w:spacing w:line="240" w:lineRule="auto"/>
    </w:pPr>
  </w:style>
  <w:style w:type="character" w:customStyle="1" w:styleId="CaptionChar">
    <w:name w:val="Caption Char"/>
    <w:basedOn w:val="DefaultParagraphFont"/>
    <w:link w:val="Caption"/>
    <w:rsid w:val="00265419"/>
    <w:rPr>
      <w:rFonts w:ascii="Times" w:hAnsi="Times"/>
      <w:i/>
      <w:color w:val="000000" w:themeColor="text1"/>
    </w:rPr>
  </w:style>
  <w:style w:type="character" w:customStyle="1" w:styleId="VerbatimChar">
    <w:name w:val="Verbatim Char"/>
    <w:basedOn w:val="CaptionChar"/>
    <w:link w:val="SourceCode"/>
    <w:rPr>
      <w:rFonts w:ascii="Consolas" w:hAnsi="Consolas"/>
      <w:i/>
      <w:color w:val="000000" w:themeColor="text1"/>
      <w:sz w:val="22"/>
    </w:rPr>
  </w:style>
  <w:style w:type="character" w:customStyle="1" w:styleId="SectionNumber">
    <w:name w:val="Section Number"/>
    <w:basedOn w:val="CaptionChar"/>
    <w:rPr>
      <w:rFonts w:ascii="Times" w:hAnsi="Times"/>
      <w:i/>
      <w:color w:val="000000" w:themeColor="text1"/>
    </w:rPr>
  </w:style>
  <w:style w:type="character" w:styleId="FootnoteReference">
    <w:name w:val="footnote reference"/>
    <w:basedOn w:val="CaptionChar"/>
    <w:rPr>
      <w:rFonts w:ascii="Times" w:hAnsi="Times"/>
      <w:i/>
      <w:color w:val="000000" w:themeColor="text1"/>
      <w:vertAlign w:val="superscript"/>
    </w:rPr>
  </w:style>
  <w:style w:type="character" w:styleId="Hyperlink">
    <w:name w:val="Hyperlink"/>
    <w:basedOn w:val="CaptionChar"/>
    <w:rPr>
      <w:rFonts w:ascii="Times" w:hAnsi="Times"/>
      <w:i/>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color w:val="000000" w:themeColor="text1"/>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color w:val="000000" w:themeColor="text1"/>
      <w:sz w:val="22"/>
      <w:shd w:val="clear" w:color="auto" w:fill="F8F8F8"/>
    </w:rPr>
  </w:style>
  <w:style w:type="character" w:customStyle="1" w:styleId="ExtensionTok">
    <w:name w:val="ExtensionTok"/>
    <w:basedOn w:val="VerbatimChar"/>
    <w:rPr>
      <w:rFonts w:ascii="Consolas" w:hAnsi="Consolas"/>
      <w:i/>
      <w:color w:val="000000" w:themeColor="text1"/>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color w:val="000000" w:themeColor="text1"/>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color w:val="000000" w:themeColor="text1"/>
      <w:sz w:val="22"/>
      <w:shd w:val="clear" w:color="auto" w:fill="F8F8F8"/>
    </w:rPr>
  </w:style>
  <w:style w:type="character" w:customStyle="1" w:styleId="BodyTextChar">
    <w:name w:val="Body Text Char"/>
    <w:basedOn w:val="DefaultParagraphFont"/>
    <w:link w:val="BodyText"/>
    <w:rsid w:val="00E03987"/>
    <w:rPr>
      <w:rFonts w:ascii="Times" w:hAnsi="Times"/>
      <w:color w:val="000000" w:themeColor="text1"/>
    </w:rPr>
  </w:style>
  <w:style w:type="paragraph" w:styleId="Footer">
    <w:name w:val="footer"/>
    <w:basedOn w:val="Normal"/>
    <w:link w:val="FooterChar"/>
    <w:unhideWhenUsed/>
    <w:rsid w:val="00D303D3"/>
    <w:pPr>
      <w:tabs>
        <w:tab w:val="center" w:pos="4680"/>
        <w:tab w:val="right" w:pos="9360"/>
      </w:tabs>
      <w:spacing w:before="0" w:after="0"/>
    </w:pPr>
  </w:style>
  <w:style w:type="character" w:customStyle="1" w:styleId="FooterChar">
    <w:name w:val="Footer Char"/>
    <w:basedOn w:val="DefaultParagraphFont"/>
    <w:link w:val="Footer"/>
    <w:rsid w:val="00D303D3"/>
    <w:rPr>
      <w:rFonts w:ascii="Times" w:hAnsi="Times"/>
      <w:color w:val="000000" w:themeColor="text1"/>
    </w:rPr>
  </w:style>
  <w:style w:type="character" w:styleId="PageNumber">
    <w:name w:val="page number"/>
    <w:basedOn w:val="DefaultParagraphFont"/>
    <w:semiHidden/>
    <w:unhideWhenUsed/>
    <w:rsid w:val="00D303D3"/>
  </w:style>
  <w:style w:type="paragraph" w:styleId="Header">
    <w:name w:val="header"/>
    <w:basedOn w:val="Normal"/>
    <w:link w:val="HeaderChar"/>
    <w:unhideWhenUsed/>
    <w:rsid w:val="00CC6CCA"/>
    <w:pPr>
      <w:tabs>
        <w:tab w:val="center" w:pos="4680"/>
        <w:tab w:val="right" w:pos="9360"/>
      </w:tabs>
      <w:spacing w:before="0" w:after="0" w:line="240" w:lineRule="auto"/>
    </w:pPr>
  </w:style>
  <w:style w:type="character" w:customStyle="1" w:styleId="HeaderChar">
    <w:name w:val="Header Char"/>
    <w:basedOn w:val="DefaultParagraphFont"/>
    <w:link w:val="Header"/>
    <w:rsid w:val="00CC6CCA"/>
    <w:rPr>
      <w:rFonts w:ascii="Times" w:hAnsi="Times"/>
      <w:color w:val="000000" w:themeColor="text1"/>
    </w:rPr>
  </w:style>
  <w:style w:type="character" w:styleId="LineNumber">
    <w:name w:val="line number"/>
    <w:basedOn w:val="DefaultParagraphFont"/>
    <w:semiHidden/>
    <w:unhideWhenUsed/>
    <w:rsid w:val="00D52A0C"/>
  </w:style>
  <w:style w:type="paragraph" w:customStyle="1" w:styleId="Titlepage">
    <w:name w:val="Title page"/>
    <w:basedOn w:val="Title"/>
    <w:qFormat/>
    <w:rsid w:val="00F75D17"/>
    <w:pPr>
      <w:jc w:val="left"/>
    </w:pPr>
    <w:rPr>
      <w:sz w:val="24"/>
    </w:rPr>
  </w:style>
  <w:style w:type="character" w:styleId="UnresolvedMention">
    <w:name w:val="Unresolved Mention"/>
    <w:basedOn w:val="DefaultParagraphFont"/>
    <w:uiPriority w:val="99"/>
    <w:semiHidden/>
    <w:unhideWhenUsed/>
    <w:rsid w:val="00F75D17"/>
    <w:rPr>
      <w:color w:val="605E5C"/>
      <w:shd w:val="clear" w:color="auto" w:fill="E1DFDD"/>
    </w:rPr>
  </w:style>
  <w:style w:type="paragraph" w:styleId="Revision">
    <w:name w:val="Revision"/>
    <w:hidden/>
    <w:semiHidden/>
    <w:rsid w:val="008852F0"/>
    <w:pPr>
      <w:spacing w:after="0"/>
    </w:pPr>
    <w:rPr>
      <w:rFonts w:ascii="Times" w:hAnsi="Times"/>
      <w:color w:val="000000" w:themeColor="text1"/>
    </w:rPr>
  </w:style>
  <w:style w:type="paragraph" w:customStyle="1" w:styleId="table0">
    <w:name w:val="table"/>
    <w:basedOn w:val="Normal"/>
    <w:qFormat/>
    <w:rsid w:val="000B1353"/>
    <w:pPr>
      <w:keepNext/>
      <w:pBdr>
        <w:top w:val="none" w:sz="0" w:space="0" w:color="000000"/>
        <w:left w:val="none" w:sz="0" w:space="0" w:color="000000"/>
        <w:bottom w:val="none" w:sz="0" w:space="0" w:color="000000"/>
        <w:right w:val="none" w:sz="0" w:space="0" w:color="000000"/>
      </w:pBdr>
      <w:spacing w:before="100" w:after="100" w:line="240" w:lineRule="auto"/>
      <w:ind w:left="100" w:right="100"/>
      <w:jc w:val="center"/>
    </w:pPr>
    <w:rPr>
      <w:rFonts w:eastAsia="Helvetica" w:cs="Helvetica"/>
      <w:color w:val="000000"/>
    </w:rPr>
  </w:style>
  <w:style w:type="paragraph" w:styleId="TOC1">
    <w:name w:val="toc 1"/>
    <w:basedOn w:val="Normal"/>
    <w:next w:val="Normal"/>
    <w:autoRedefine/>
    <w:unhideWhenUsed/>
    <w:rsid w:val="00353F51"/>
    <w:pPr>
      <w:spacing w:after="100"/>
    </w:pPr>
  </w:style>
  <w:style w:type="character" w:styleId="CommentReference">
    <w:name w:val="annotation reference"/>
    <w:basedOn w:val="DefaultParagraphFont"/>
    <w:semiHidden/>
    <w:unhideWhenUsed/>
    <w:rsid w:val="000E50D1"/>
    <w:rPr>
      <w:sz w:val="16"/>
      <w:szCs w:val="16"/>
    </w:rPr>
  </w:style>
  <w:style w:type="paragraph" w:styleId="CommentText">
    <w:name w:val="annotation text"/>
    <w:basedOn w:val="Normal"/>
    <w:link w:val="CommentTextChar"/>
    <w:semiHidden/>
    <w:unhideWhenUsed/>
    <w:rsid w:val="000E50D1"/>
    <w:pPr>
      <w:spacing w:line="240" w:lineRule="auto"/>
    </w:pPr>
    <w:rPr>
      <w:sz w:val="20"/>
      <w:szCs w:val="20"/>
    </w:rPr>
  </w:style>
  <w:style w:type="character" w:customStyle="1" w:styleId="CommentTextChar">
    <w:name w:val="Comment Text Char"/>
    <w:basedOn w:val="DefaultParagraphFont"/>
    <w:link w:val="CommentText"/>
    <w:semiHidden/>
    <w:rsid w:val="000E50D1"/>
    <w:rPr>
      <w:rFonts w:ascii="Times" w:hAnsi="Times"/>
      <w:color w:val="000000" w:themeColor="text1"/>
      <w:sz w:val="20"/>
      <w:szCs w:val="20"/>
    </w:rPr>
  </w:style>
  <w:style w:type="paragraph" w:styleId="CommentSubject">
    <w:name w:val="annotation subject"/>
    <w:basedOn w:val="CommentText"/>
    <w:next w:val="CommentText"/>
    <w:link w:val="CommentSubjectChar"/>
    <w:semiHidden/>
    <w:unhideWhenUsed/>
    <w:rsid w:val="000E50D1"/>
    <w:rPr>
      <w:b/>
      <w:bCs/>
    </w:rPr>
  </w:style>
  <w:style w:type="character" w:customStyle="1" w:styleId="CommentSubjectChar">
    <w:name w:val="Comment Subject Char"/>
    <w:basedOn w:val="CommentTextChar"/>
    <w:link w:val="CommentSubject"/>
    <w:semiHidden/>
    <w:rsid w:val="000E50D1"/>
    <w:rPr>
      <w:rFonts w:ascii="Times" w:hAnsi="Times"/>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46/annurev.ecolsys.110308.120242" TargetMode="External"/><Relationship Id="rId18" Type="http://schemas.openxmlformats.org/officeDocument/2006/relationships/hyperlink" Target="https://doi.org/10.1111/1365-2664.12175" TargetMode="External"/><Relationship Id="rId26" Type="http://schemas.openxmlformats.org/officeDocument/2006/relationships/hyperlink" Target="https://doi.org/10.1111/j.1439-0418.2011.01624.x" TargetMode="External"/><Relationship Id="rId39" Type="http://schemas.openxmlformats.org/officeDocument/2006/relationships/image" Target="media/image10.jpeg"/><Relationship Id="rId21" Type="http://schemas.openxmlformats.org/officeDocument/2006/relationships/hyperlink" Target="https://doi.org/10.1016/j.foreco.2020.118402" TargetMode="External"/><Relationship Id="rId34" Type="http://schemas.openxmlformats.org/officeDocument/2006/relationships/image" Target="media/image5.jpeg"/><Relationship Id="rId42"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www.springerlink.com/index/U0P06167N6173512.pdf" TargetMode="External"/><Relationship Id="rId20" Type="http://schemas.openxmlformats.org/officeDocument/2006/relationships/hyperlink" Target="https://doi.org/10.7809/b-e.00079" TargetMode="External"/><Relationship Id="rId29" Type="http://schemas.openxmlformats.org/officeDocument/2006/relationships/hyperlink" Target="https://doi.org/10.2307/2261392"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s.fs.usda.gov/fia/datamart/" TargetMode="External"/><Relationship Id="rId24" Type="http://schemas.openxmlformats.org/officeDocument/2006/relationships/hyperlink" Target="https://doi.org/10.1016/j.foreco.2020.118133" TargetMode="External"/><Relationship Id="rId32" Type="http://schemas.openxmlformats.org/officeDocument/2006/relationships/image" Target="media/image3.jpeg"/><Relationship Id="rId37" Type="http://schemas.openxmlformats.org/officeDocument/2006/relationships/image" Target="media/image8.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i.org/10.3390/f10100866" TargetMode="External"/><Relationship Id="rId23" Type="http://schemas.openxmlformats.org/officeDocument/2006/relationships/hyperlink" Target="https://doi.org/10.1146/annurev-ento-041720-075234" TargetMode="External"/><Relationship Id="rId28" Type="http://schemas.openxmlformats.org/officeDocument/2006/relationships/hyperlink" Target="https://doi.org/10.1007/s40725-020-00123-6" TargetMode="External"/><Relationship Id="rId36" Type="http://schemas.openxmlformats.org/officeDocument/2006/relationships/image" Target="media/image7.jpg"/><Relationship Id="rId10" Type="http://schemas.microsoft.com/office/2018/08/relationships/commentsExtensible" Target="commentsExtensible.xml"/><Relationship Id="rId19" Type="http://schemas.openxmlformats.org/officeDocument/2006/relationships/hyperlink" Target="https://doi.org/10.1890/11-1055.1" TargetMode="External"/><Relationship Id="rId31" Type="http://schemas.openxmlformats.org/officeDocument/2006/relationships/image" Target="media/image2.jpeg"/><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digitalcommons.usu.edu/barkbeetles/114" TargetMode="External"/><Relationship Id="rId22" Type="http://schemas.openxmlformats.org/officeDocument/2006/relationships/hyperlink" Target="https://doi.org/10.1890/0012-9615(1998)068%5b0465:PAOTSF%5d2.0.CO;2" TargetMode="External"/><Relationship Id="rId27" Type="http://schemas.openxmlformats.org/officeDocument/2006/relationships/hyperlink" Target="https://doi.org/10.1093/jof/103.6.280" TargetMode="External"/><Relationship Id="rId30" Type="http://schemas.openxmlformats.org/officeDocument/2006/relationships/image" Target="media/image1.jpg"/><Relationship Id="rId35" Type="http://schemas.openxmlformats.org/officeDocument/2006/relationships/image" Target="media/image6.jpeg"/><Relationship Id="rId43" Type="http://schemas.microsoft.com/office/2011/relationships/people" Target="peop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hyperlink" Target="https://cran.r-project.org/web/packages/ALEPlot/index.html" TargetMode="External"/><Relationship Id="rId17" Type="http://schemas.openxmlformats.org/officeDocument/2006/relationships/hyperlink" Target="http://www.fia.fs.fed.us/library/database-documentation/" TargetMode="External"/><Relationship Id="rId25" Type="http://schemas.openxmlformats.org/officeDocument/2006/relationships/hyperlink" Target="https://doi.org/10.2307/1942161" TargetMode="External"/><Relationship Id="rId33" Type="http://schemas.openxmlformats.org/officeDocument/2006/relationships/image" Target="media/image4.jpeg"/><Relationship Id="rId38"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24</Pages>
  <Words>7857</Words>
  <Characters>44790</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Word template</vt:lpstr>
    </vt:vector>
  </TitlesOfParts>
  <Company/>
  <LinksUpToDate>false</LinksUpToDate>
  <CharactersWithSpaces>52542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template</dc:title>
  <dc:creator>Sarah J. Hart</dc:creator>
  <cp:keywords/>
  <cp:lastModifiedBy>Hart,Sarah</cp:lastModifiedBy>
  <cp:revision>35</cp:revision>
  <dcterms:created xsi:type="dcterms:W3CDTF">2022-09-26T20:19:00Z</dcterms:created>
  <dcterms:modified xsi:type="dcterms:W3CDTF">2022-10-04T20:33:00Z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July 25, 2021</vt:lpwstr>
  </property>
  <property fmtid="{D5CDD505-2E9C-101B-9397-08002B2CF9AE}" pid="3" name="documentclass">
    <vt:lpwstr>article</vt:lpwstr>
  </property>
  <property fmtid="{D5CDD505-2E9C-101B-9397-08002B2CF9AE}" pid="4" name="email">
    <vt:lpwstr>sarah.hart@colostate.edu</vt:lpwstr>
  </property>
  <property fmtid="{D5CDD505-2E9C-101B-9397-08002B2CF9AE}" pid="5" name="output">
    <vt:lpwstr/>
  </property>
  <property fmtid="{D5CDD505-2E9C-101B-9397-08002B2CF9AE}" pid="6" name="ZOTERO_PREF_1">
    <vt:lpwstr>&lt;data data-version="3" zotero-version="6.0.13"&gt;&lt;session id="2JCE8xaH"/&gt;&lt;style id="http://www.zotero.org/styles/ecology" hasBibliography="1" bibliographyStyleHasBeenSet="0"/&gt;&lt;prefs&gt;&lt;pref name="fieldType" value="Field"/&gt;&lt;pref name="automaticJournalAbbreviat</vt:lpwstr>
  </property>
  <property fmtid="{D5CDD505-2E9C-101B-9397-08002B2CF9AE}" pid="7" name="ZOTERO_PREF_2">
    <vt:lpwstr>ions" value="true"/&gt;&lt;/prefs&gt;&lt;/data&gt;</vt:lpwstr>
  </property>
</Properties>
</file>