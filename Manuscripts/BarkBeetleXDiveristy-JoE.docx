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77037" w14:textId="000F0A36" w:rsidR="00DF63F3" w:rsidDel="000E50D1" w:rsidRDefault="000E50D1" w:rsidP="00F75D17">
      <w:pPr>
        <w:pStyle w:val="Titlepage"/>
        <w:rPr>
          <w:del w:id="1" w:author="Hart,Sarah" w:date="2022-10-04T14:31:00Z"/>
          <w:szCs w:val="24"/>
        </w:rPr>
      </w:pPr>
      <w:ins w:id="2" w:author="Hart,Sarah" w:date="2022-10-04T14:31:00Z">
        <w:r>
          <w:rPr>
            <w:szCs w:val="24"/>
          </w:rPr>
          <w:t>Title:</w:t>
        </w:r>
      </w:ins>
      <w:del w:id="3" w:author="Hart,Sarah" w:date="2022-10-04T14:31:00Z">
        <w:r w:rsidR="00F75D17" w:rsidRPr="004F66BC" w:rsidDel="000E50D1">
          <w:rPr>
            <w:szCs w:val="24"/>
          </w:rPr>
          <w:delText xml:space="preserve">Journal name: </w:delText>
        </w:r>
        <w:r w:rsidR="00F75D17" w:rsidRPr="004F66BC" w:rsidDel="000E50D1">
          <w:rPr>
            <w:b w:val="0"/>
            <w:bCs w:val="0"/>
            <w:szCs w:val="24"/>
          </w:rPr>
          <w:delText>Ecology</w:delText>
        </w:r>
      </w:del>
    </w:p>
    <w:p w14:paraId="1A661695" w14:textId="77777777" w:rsidR="000E50D1" w:rsidRPr="004F66BC" w:rsidRDefault="000E50D1" w:rsidP="00F75D17">
      <w:pPr>
        <w:pStyle w:val="Titlepage"/>
        <w:rPr>
          <w:ins w:id="4" w:author="Hart,Sarah" w:date="2022-10-04T14:31:00Z"/>
          <w:szCs w:val="24"/>
        </w:rPr>
      </w:pPr>
    </w:p>
    <w:p w14:paraId="777DA66F" w14:textId="22D793B6" w:rsidR="00F75D17" w:rsidRPr="004F66BC" w:rsidDel="000E50D1" w:rsidRDefault="00F75D17" w:rsidP="00F75D17">
      <w:pPr>
        <w:pStyle w:val="Titlepage"/>
        <w:rPr>
          <w:del w:id="5" w:author="Hart,Sarah" w:date="2022-10-04T14:31:00Z"/>
          <w:b w:val="0"/>
          <w:bCs w:val="0"/>
          <w:szCs w:val="24"/>
        </w:rPr>
      </w:pPr>
      <w:del w:id="6" w:author="Hart,Sarah" w:date="2022-10-04T14:31:00Z">
        <w:r w:rsidRPr="004F66BC" w:rsidDel="000E50D1">
          <w:rPr>
            <w:szCs w:val="24"/>
          </w:rPr>
          <w:delText xml:space="preserve">Manuscript type: </w:delText>
        </w:r>
        <w:r w:rsidRPr="004F66BC" w:rsidDel="000E50D1">
          <w:rPr>
            <w:b w:val="0"/>
            <w:bCs w:val="0"/>
            <w:szCs w:val="24"/>
          </w:rPr>
          <w:delText>Article</w:delText>
        </w:r>
      </w:del>
    </w:p>
    <w:p w14:paraId="1628B448" w14:textId="19933FEF" w:rsidR="00F75D17" w:rsidRPr="004F66BC" w:rsidDel="000E50D1" w:rsidRDefault="00F75D17" w:rsidP="00F75D17">
      <w:pPr>
        <w:pStyle w:val="Titlepage"/>
        <w:rPr>
          <w:del w:id="7" w:author="Hart,Sarah" w:date="2022-10-04T14:31:00Z"/>
          <w:szCs w:val="24"/>
        </w:rPr>
      </w:pPr>
      <w:del w:id="8" w:author="Hart,Sarah" w:date="2022-10-04T14:31:00Z">
        <w:r w:rsidRPr="004F66BC" w:rsidDel="000E50D1">
          <w:rPr>
            <w:szCs w:val="24"/>
          </w:rPr>
          <w:delText>Manuscript title:</w:delText>
        </w:r>
      </w:del>
    </w:p>
    <w:p w14:paraId="5AF8E99C" w14:textId="5FB2FAFF" w:rsidR="00DF63F3" w:rsidRPr="004F66BC" w:rsidRDefault="00F75D17" w:rsidP="00F75D17">
      <w:pPr>
        <w:pStyle w:val="Titlepage"/>
        <w:rPr>
          <w:b w:val="0"/>
          <w:bCs w:val="0"/>
          <w:szCs w:val="24"/>
        </w:rPr>
      </w:pPr>
      <w:r w:rsidRPr="004F66BC">
        <w:rPr>
          <w:szCs w:val="24"/>
        </w:rPr>
        <w:t>Author</w:t>
      </w:r>
      <w:ins w:id="9" w:author="Hart,Sarah" w:date="2022-10-04T14:31:00Z">
        <w:r w:rsidR="000E50D1">
          <w:rPr>
            <w:szCs w:val="24"/>
          </w:rPr>
          <w:t>s</w:t>
        </w:r>
      </w:ins>
      <w:del w:id="10" w:author="Hart,Sarah" w:date="2022-10-04T14:31:00Z">
        <w:r w:rsidRPr="004F66BC" w:rsidDel="000E50D1">
          <w:rPr>
            <w:szCs w:val="24"/>
          </w:rPr>
          <w:delText xml:space="preserve"> names</w:delText>
        </w:r>
      </w:del>
      <w:r w:rsidRPr="004F66BC">
        <w:rPr>
          <w:szCs w:val="24"/>
        </w:rPr>
        <w:t xml:space="preserve">: </w:t>
      </w:r>
      <w:r w:rsidR="00A4522F" w:rsidRPr="004F66BC">
        <w:rPr>
          <w:b w:val="0"/>
          <w:bCs w:val="0"/>
          <w:szCs w:val="24"/>
        </w:rPr>
        <w:t>Sarah J. Hart</w:t>
      </w:r>
      <w:ins w:id="11" w:author="Hart,Sarah" w:date="2022-10-04T14:31:00Z">
        <w:r w:rsidR="000E50D1" w:rsidRPr="000E50D1">
          <w:rPr>
            <w:b w:val="0"/>
            <w:bCs w:val="0"/>
            <w:szCs w:val="24"/>
            <w:vertAlign w:val="superscript"/>
            <w:rPrChange w:id="12" w:author="Hart,Sarah" w:date="2022-10-04T14:31:00Z">
              <w:rPr>
                <w:b w:val="0"/>
                <w:bCs w:val="0"/>
                <w:szCs w:val="24"/>
              </w:rPr>
            </w:rPrChange>
          </w:rPr>
          <w:t>1</w:t>
        </w:r>
      </w:ins>
    </w:p>
    <w:p w14:paraId="66C276BF" w14:textId="5FBC260A" w:rsidR="00F75D17" w:rsidRPr="004F66BC" w:rsidDel="000E50D1" w:rsidRDefault="000E50D1">
      <w:pPr>
        <w:pStyle w:val="Titlepage"/>
        <w:rPr>
          <w:del w:id="13" w:author="Hart,Sarah" w:date="2022-10-04T14:31:00Z"/>
          <w:b w:val="0"/>
          <w:bCs w:val="0"/>
          <w:szCs w:val="24"/>
        </w:rPr>
      </w:pPr>
      <w:bookmarkStart w:id="14" w:name="header-1"/>
      <w:ins w:id="15" w:author="Hart,Sarah" w:date="2022-10-04T14:31:00Z">
        <w:r>
          <w:rPr>
            <w:szCs w:val="24"/>
          </w:rPr>
          <w:t xml:space="preserve"> </w:t>
        </w:r>
      </w:ins>
      <w:del w:id="16" w:author="Hart,Sarah" w:date="2022-10-04T14:31:00Z">
        <w:r w:rsidR="00F75D17" w:rsidRPr="004F66BC" w:rsidDel="000E50D1">
          <w:rPr>
            <w:szCs w:val="24"/>
          </w:rPr>
          <w:delText>Affiliations:</w:delText>
        </w:r>
      </w:del>
      <w:r w:rsidR="00F75D17" w:rsidRPr="004F66BC">
        <w:rPr>
          <w:szCs w:val="24"/>
        </w:rPr>
        <w:t xml:space="preserve"> </w:t>
      </w:r>
      <w:r w:rsidR="00F75D17" w:rsidRPr="004F66BC">
        <w:rPr>
          <w:b w:val="0"/>
          <w:bCs w:val="0"/>
          <w:szCs w:val="24"/>
        </w:rPr>
        <w:t>Department of Forest and Rangeland Stewardship, Colorado State University</w:t>
      </w:r>
    </w:p>
    <w:p w14:paraId="37B99134" w14:textId="74A1AC61" w:rsidR="00F75D17" w:rsidRPr="000E50D1" w:rsidRDefault="00F75D17">
      <w:pPr>
        <w:pStyle w:val="Titlepage"/>
        <w:numPr>
          <w:ilvl w:val="0"/>
          <w:numId w:val="15"/>
        </w:numPr>
        <w:rPr>
          <w:b w:val="0"/>
          <w:bCs w:val="0"/>
          <w:szCs w:val="24"/>
        </w:rPr>
        <w:pPrChange w:id="17" w:author="Hart,Sarah" w:date="2022-10-04T14:31:00Z">
          <w:pPr>
            <w:pStyle w:val="Titlepage"/>
          </w:pPr>
        </w:pPrChange>
      </w:pPr>
      <w:del w:id="18" w:author="Hart,Sarah" w:date="2022-10-04T14:31:00Z">
        <w:r w:rsidRPr="000E50D1" w:rsidDel="000E50D1">
          <w:rPr>
            <w:szCs w:val="24"/>
          </w:rPr>
          <w:delText xml:space="preserve">Corresponding author: </w:delText>
        </w:r>
        <w:r w:rsidRPr="000E50D1" w:rsidDel="000E50D1">
          <w:rPr>
            <w:b w:val="0"/>
            <w:bCs w:val="0"/>
            <w:szCs w:val="24"/>
          </w:rPr>
          <w:delText>Sarah J. Hart</w:delText>
        </w:r>
      </w:del>
      <w:r w:rsidRPr="000E50D1">
        <w:rPr>
          <w:b w:val="0"/>
          <w:bCs w:val="0"/>
          <w:szCs w:val="24"/>
        </w:rPr>
        <w:t xml:space="preserve"> (</w:t>
      </w:r>
      <w:r w:rsidRPr="000E50D1">
        <w:fldChar w:fldCharType="begin"/>
      </w:r>
      <w:r>
        <w:instrText xml:space="preserve"> HYPERLINK "mailto:sarah.hart@colostate.edu" </w:instrText>
      </w:r>
      <w:r w:rsidRPr="000E50D1">
        <w:fldChar w:fldCharType="separate"/>
      </w:r>
      <w:r w:rsidRPr="000E50D1">
        <w:rPr>
          <w:rStyle w:val="Hyperlink"/>
          <w:b w:val="0"/>
          <w:bCs w:val="0"/>
          <w:szCs w:val="24"/>
        </w:rPr>
        <w:t>sarah.hart@colostate.edu</w:t>
      </w:r>
      <w:r w:rsidRPr="000E50D1">
        <w:rPr>
          <w:rStyle w:val="Hyperlink"/>
          <w:b w:val="0"/>
          <w:bCs w:val="0"/>
          <w:szCs w:val="24"/>
        </w:rPr>
        <w:fldChar w:fldCharType="end"/>
      </w:r>
      <w:r w:rsidRPr="000E50D1">
        <w:rPr>
          <w:b w:val="0"/>
          <w:bCs w:val="0"/>
          <w:szCs w:val="24"/>
        </w:rPr>
        <w:t>)</w:t>
      </w:r>
    </w:p>
    <w:p w14:paraId="26F24F87" w14:textId="3C4C9ED3" w:rsidR="00F75D17" w:rsidRPr="004F66BC" w:rsidDel="009D429A" w:rsidRDefault="00F75D17" w:rsidP="00F75D17">
      <w:pPr>
        <w:pStyle w:val="Titlepage"/>
        <w:rPr>
          <w:del w:id="19" w:author="Hart,Sarah" w:date="2022-10-04T14:44:00Z"/>
          <w:b w:val="0"/>
          <w:bCs w:val="0"/>
          <w:szCs w:val="24"/>
        </w:rPr>
      </w:pPr>
    </w:p>
    <w:p w14:paraId="60FC85CB" w14:textId="5FC60DA6" w:rsidR="00F75D17" w:rsidRPr="004F66BC" w:rsidDel="009D429A" w:rsidRDefault="00F75D17" w:rsidP="00F75D17">
      <w:pPr>
        <w:pStyle w:val="Titlepage"/>
        <w:rPr>
          <w:del w:id="20" w:author="Hart,Sarah" w:date="2022-10-04T14:44:00Z"/>
          <w:b w:val="0"/>
          <w:bCs w:val="0"/>
          <w:szCs w:val="24"/>
        </w:rPr>
      </w:pPr>
      <w:del w:id="21" w:author="Hart,Sarah" w:date="2022-10-04T14:44:00Z">
        <w:r w:rsidRPr="004F66BC" w:rsidDel="009D429A">
          <w:rPr>
            <w:szCs w:val="24"/>
          </w:rPr>
          <w:delText>Open Research Statement:</w:delText>
        </w:r>
      </w:del>
    </w:p>
    <w:p w14:paraId="3478D57A" w14:textId="77777777" w:rsidR="00F75D17" w:rsidRPr="004F66BC" w:rsidRDefault="00F75D17">
      <w:pPr>
        <w:pStyle w:val="Titlepage"/>
        <w:pPrChange w:id="22" w:author="Hart,Sarah" w:date="2022-10-04T14:44:00Z">
          <w:pPr>
            <w:pStyle w:val="Heading1"/>
          </w:pPr>
        </w:pPrChange>
      </w:pPr>
    </w:p>
    <w:p w14:paraId="5C36ED13" w14:textId="147068E2" w:rsidR="00F75D17" w:rsidRPr="004F66BC" w:rsidDel="009D429A" w:rsidRDefault="00F75D17" w:rsidP="00F75D17">
      <w:pPr>
        <w:pStyle w:val="Titlepage"/>
        <w:rPr>
          <w:moveFrom w:id="23" w:author="Hart,Sarah" w:date="2022-10-04T14:44:00Z"/>
          <w:szCs w:val="24"/>
        </w:rPr>
      </w:pPr>
      <w:moveFromRangeStart w:id="24" w:author="Hart,Sarah" w:date="2022-10-04T14:44:00Z" w:name="move115787066"/>
      <w:moveFrom w:id="25" w:author="Hart,Sarah" w:date="2022-10-04T14:44:00Z">
        <w:r w:rsidRPr="004F66BC" w:rsidDel="009D429A">
          <w:rPr>
            <w:szCs w:val="24"/>
          </w:rPr>
          <w:t>Key words:</w:t>
        </w:r>
      </w:moveFrom>
    </w:p>
    <w:moveFromRangeEnd w:id="24"/>
    <w:p w14:paraId="7FB44B66" w14:textId="42BD84A9" w:rsidR="00F75D17" w:rsidRPr="004F66BC" w:rsidRDefault="00F75D17" w:rsidP="00F75D17">
      <w:pPr>
        <w:pStyle w:val="Titlepage"/>
        <w:rPr>
          <w:szCs w:val="24"/>
        </w:rPr>
      </w:pPr>
    </w:p>
    <w:p w14:paraId="7B9723ED" w14:textId="1D65BA03" w:rsidR="00F75D17" w:rsidRDefault="00F75D17" w:rsidP="00F75D17">
      <w:pPr>
        <w:pStyle w:val="Titlepage"/>
        <w:rPr>
          <w:ins w:id="26" w:author="Hart,Sarah" w:date="2022-10-04T14:31:00Z"/>
          <w:szCs w:val="24"/>
        </w:rPr>
      </w:pPr>
      <w:commentRangeStart w:id="27"/>
      <w:r w:rsidRPr="004F66BC">
        <w:rPr>
          <w:szCs w:val="24"/>
        </w:rPr>
        <w:t>Abstract:</w:t>
      </w:r>
      <w:commentRangeEnd w:id="27"/>
      <w:r w:rsidR="000E50D1">
        <w:rPr>
          <w:rStyle w:val="CommentReference"/>
          <w:rFonts w:eastAsiaTheme="minorHAnsi" w:cstheme="minorBidi"/>
          <w:b w:val="0"/>
          <w:bCs w:val="0"/>
        </w:rPr>
        <w:commentReference w:id="27"/>
      </w:r>
    </w:p>
    <w:p w14:paraId="654107C6" w14:textId="77777777" w:rsidR="009D429A" w:rsidRPr="004F66BC" w:rsidRDefault="009D429A" w:rsidP="009D429A">
      <w:pPr>
        <w:pStyle w:val="Titlepage"/>
        <w:rPr>
          <w:moveTo w:id="28" w:author="Hart,Sarah" w:date="2022-10-04T14:44:00Z"/>
          <w:szCs w:val="24"/>
        </w:rPr>
      </w:pPr>
      <w:moveToRangeStart w:id="29" w:author="Hart,Sarah" w:date="2022-10-04T14:44:00Z" w:name="move115787066"/>
      <w:moveTo w:id="30" w:author="Hart,Sarah" w:date="2022-10-04T14:44:00Z">
        <w:r w:rsidRPr="004F66BC">
          <w:rPr>
            <w:szCs w:val="24"/>
          </w:rPr>
          <w:t>Key words:</w:t>
        </w:r>
      </w:moveTo>
    </w:p>
    <w:moveToRangeEnd w:id="29"/>
    <w:p w14:paraId="629DC66D" w14:textId="0BD0058F" w:rsidR="000E50D1" w:rsidRDefault="000E50D1" w:rsidP="00F75D17">
      <w:pPr>
        <w:pStyle w:val="Titlepage"/>
        <w:rPr>
          <w:ins w:id="31" w:author="Hart,Sarah" w:date="2022-10-04T14:31:00Z"/>
          <w:szCs w:val="24"/>
        </w:rPr>
      </w:pPr>
    </w:p>
    <w:p w14:paraId="4671F400" w14:textId="1F912D98" w:rsidR="000E50D1" w:rsidRPr="004F66BC" w:rsidRDefault="000E50D1" w:rsidP="00F75D17">
      <w:pPr>
        <w:pStyle w:val="Titlepage"/>
        <w:rPr>
          <w:b w:val="0"/>
          <w:bCs w:val="0"/>
          <w:szCs w:val="24"/>
        </w:rPr>
      </w:pPr>
      <w:ins w:id="32" w:author="Hart,Sarah" w:date="2022-10-04T14:31:00Z">
        <w:r>
          <w:rPr>
            <w:szCs w:val="24"/>
          </w:rPr>
          <w:t>Synthesis</w:t>
        </w:r>
      </w:ins>
    </w:p>
    <w:p w14:paraId="06C799F6" w14:textId="11531269" w:rsidR="006A14AC" w:rsidRPr="00E81019" w:rsidRDefault="00F75D17" w:rsidP="00E81019">
      <w:pPr>
        <w:pStyle w:val="Heading1"/>
      </w:pPr>
      <w:r w:rsidRPr="004F66BC">
        <w:br w:type="page"/>
      </w:r>
      <w:bookmarkStart w:id="33" w:name="introduction"/>
      <w:r w:rsidR="006A14AC" w:rsidRPr="00E81019">
        <w:lastRenderedPageBreak/>
        <w:t>Introduction</w:t>
      </w:r>
    </w:p>
    <w:p w14:paraId="326A2A57" w14:textId="08DABD4E" w:rsidR="006A14AC" w:rsidRDefault="006A14AC" w:rsidP="00E136E1">
      <w:pPr>
        <w:pStyle w:val="Body"/>
      </w:pPr>
      <w:r w:rsidRPr="004F66BC">
        <w:t xml:space="preserve">A central goal of ecology is to understand how community diversity influences interactions between natural enemies and their resources </w:t>
      </w:r>
      <w:r w:rsidR="008852F0">
        <w:fldChar w:fldCharType="begin"/>
      </w:r>
      <w:r w:rsidR="00826895">
        <w:instrText xml:space="preserve"> ADDIN ZOTERO_ITEM CSL_CITATION {"citationID":"0LNTAxIn","properties":{"formattedCitation":"(Elton 1958, Tilman et al. 1997, Johnson et al. 2013)","plainCitation":"(Elton 1958, Tilman et al. 1997, Johnson et al. 2013)","noteIndex":0},"citationItems":[{"id":3779,"uris":["http://zotero.org/users/238801/items/59RP388X"],"itemData":{"id":3779,"type":"book","abstract":"Elton sought to articulate more explicitly his vision of an entire field of invasion science. The 1958 book, aimed at an educated lay audience, was almost wholly descriptive, dominated by striking examples of the nature and scope of particular invasions beginning with the seven examples detailed in Chapter 1. From the materials in the proof copy and other sources, we can imagine a new edition would also have targeted biologists and been somewhat more technical and prescriptive. In autobiographical notes he penned near the end of his life, Elton wrote regarding EIAP, “This whole subject has deep significance for the study of plant and animal communities and their balance (or unbalance),”19 and indeed many of the reprints and notes refer to interactions among species and community-wide effects.","ISBN":"978-3-030-34721-5","language":"en","note":"Google-Books-ID: nwzWDwAAQBAJ","number-of-pages":"276","publisher":"Springer Nature","source":"Google Books","title":"The Ecology of Invasions by Animals and Plants","author":[{"family":"Elton","given":"Charles S."}],"issued":{"date-parts":[["1958"]]}},"label":"page"},{"id":4003,"uris":["http://zotero.org/users/238801/items/QFXJY94L"],"itemData":{"id":4003,"type":"article-journal","abstract":"Humans are modifying both the identities and numbers of species in ecosystems, but the impacts of such changes on ecosystem processes are controversial. Plant species diversity, functional diversity, and functional composition were experimentally varied ...","archive_location":"world","container-title":"Science","DOI":"10.1126/science.277.5330.1300","language":"EN","note":"publisher: American Association for the Advancement of Science","source":"www.science.org","title":"The Influence of Functional Diversity and Composition on Ecosystem Processes","URL":"https://www.science.org/doi/abs/10.1126/science.277.5330.1300","author":[{"family":"Tilman","given":"David"},{"family":"Knops","given":"Johannes"},{"family":"Wedin","given":"David"},{"family":"Reich","given":"Peter"},{"family":"Ritchie","given":"Mark"},{"family":"Siemann","given":"Evan"}],"accessed":{"date-parts":[["2022",2,1]]},"issued":{"date-parts":[["1997",8,29]]}}},{"id":3133,"uris":["http://zotero.org/users/238801/items/J7NSMDR4"],"itemData":{"id":3133,"type":"article-journal","container-title":"Proceedings of the National Academy of Sciences","issue":"42","page":"16916–16921","source":"Google Scholar","title":"Host and parasite diversity jointly control disease risk in complex communities","volume":"110","author":[{"family":"Johnson","given":"Pieter TJ"},{"family":"Preston","given":"Daniel L."},{"family":"Hoverman","given":"Jason T."},{"family":"LaFonte","given":"Bryan E."}],"issued":{"date-parts":[["2013"]]}}}],"schema":"https://github.com/citation-style-language/schema/raw/master/csl-citation.json"} </w:instrText>
      </w:r>
      <w:r w:rsidR="008852F0">
        <w:fldChar w:fldCharType="separate"/>
      </w:r>
      <w:r w:rsidR="00826895">
        <w:rPr>
          <w:noProof/>
        </w:rPr>
        <w:t>(Elton 1958, Tilman et al. 1997, Johnson et al. 2013)</w:t>
      </w:r>
      <w:r w:rsidR="008852F0">
        <w:fldChar w:fldCharType="end"/>
      </w:r>
      <w:ins w:id="34" w:author="Hart,Sarah" w:date="2022-09-27T11:34:00Z">
        <w:r w:rsidR="008852F0">
          <w:t xml:space="preserve">. </w:t>
        </w:r>
      </w:ins>
      <w:del w:id="35" w:author="Hart,Sarah" w:date="2022-09-27T11:34:00Z">
        <w:r w:rsidRPr="004F66BC" w:rsidDel="008852F0">
          <w:delText>(</w:delText>
        </w:r>
        <w:r w:rsidRPr="004F66BC" w:rsidDel="008852F0">
          <w:rPr>
            <w:b/>
            <w:bCs/>
          </w:rPr>
          <w:delText>tilman_influence_1997?</w:delText>
        </w:r>
        <w:r w:rsidRPr="004F66BC" w:rsidDel="008852F0">
          <w:delText xml:space="preserve">). </w:delText>
        </w:r>
      </w:del>
      <w:r w:rsidRPr="004F66BC">
        <w:t>In the case of plant-herbivore interactions, greater plant diversity often reduces the effects of herbivory (i.e., ‘associational resistance,’ Barbosa et al. 2009)</w:t>
      </w:r>
      <w:r w:rsidR="00826895">
        <w:t>.</w:t>
      </w:r>
      <w:r w:rsidRPr="004F66BC">
        <w:t xml:space="preserve"> While increases in plant diversity may decrease the effects of herbivore species on individuals and populations of plants, it is also hypothesized to increase herbivore richness </w:t>
      </w:r>
      <w:r w:rsidR="00826895">
        <w:fldChar w:fldCharType="begin"/>
      </w:r>
      <w:r w:rsidR="00826895">
        <w:instrText xml:space="preserve"> ADDIN ZOTERO_ITEM CSL_CITATION {"citationID":"TNq574Oq","properties":{"formattedCitation":"(i.e., \\uc0\\u8220{}resource specialization\\uc0\\u8221{}; Keddy 1984)","plainCitation":"(i.e., “resource specialization”; Keddy 1984)","noteIndex":0},"citationItems":[{"id":3780,"uris":["http://zotero.org/users/238801/items/CVCVI2JC"],"itemData":{"id":3780,"type":"article-journal","abstract":"(1) There are two contrasting approaches to understanding the coexistence of plant species. One emphasizes the differential use of, for example, space or nutrients as a mechanism for avoiding competitive exclusion, the other emphasizes physical disturbance and temporary co-existence. This study uses lakeshore vegetation to test whether, within a single lake, increasing species richness of a shoreline is correlated with more specialized use of resources, as measured by the range of depth colonized in different parts of the lake. (2) There was no significant correlation between the number of species in a transect and the mean depth-range colonized; if anything, shorelines with the most species had the least specialized species. (3) The number of species was greatest at or just above the water line, and at intermediate levels of exposure to wave energy. (4) Although exposure affected species composition and the number of species per transect, specialization was not significantly correlated with exposure. (5) Although water depth and exposure influence distributions of lakeshore species, specialization along the water-depth gradient does not explain the variation in the number of species on a lakeshore. Disturbance from waves and fluctuating water levels remains an alternative hypothesis consistent with the data presented.","container-title":"Journal of Ecology","DOI":"10.2307/2259532","ISSN":"0022-0477","issue":"3","note":"publisher: [Wiley, British Ecological Society]","page":"797-808","source":"JSTOR","title":"Plant Zonation on Lakeshores in Nova Scotia: A Test of the Resource Specialization Hypothesis","title-short":"Plant Zonation on Lakeshores in Nova Scotia","volume":"72","author":[{"family":"Keddy","given":"P. A."}],"issued":{"date-parts":[["1984"]]}},"label":"page","prefix":"i.e., 'resource specialization'; "}],"schema":"https://github.com/citation-style-language/schema/raw/master/csl-citation.json"} </w:instrText>
      </w:r>
      <w:r w:rsidR="00826895">
        <w:fldChar w:fldCharType="separate"/>
      </w:r>
      <w:r w:rsidR="00826895" w:rsidRPr="00826895">
        <w:rPr>
          <w:rFonts w:cs="Times New Roman"/>
          <w:color w:val="000000"/>
        </w:rPr>
        <w:t>(i.e., “resource specialization”; Keddy 1984)</w:t>
      </w:r>
      <w:r w:rsidR="00826895">
        <w:fldChar w:fldCharType="end"/>
      </w:r>
      <w:r w:rsidR="00826895">
        <w:t>.</w:t>
      </w:r>
      <w:r w:rsidRPr="004F66BC">
        <w:t xml:space="preserve"> Greater herbivore richness is expected lead to more efficient resource use and greater depletion of the plant community</w:t>
      </w:r>
      <w:r w:rsidR="00DA511B">
        <w:t xml:space="preserve"> </w:t>
      </w:r>
      <w:r w:rsidR="00DA511B">
        <w:fldChar w:fldCharType="begin"/>
      </w:r>
      <w:r w:rsidR="00DA511B">
        <w:instrText xml:space="preserve"> ADDIN ZOTERO_ITEM CSL_CITATION {"citationID":"HVujIPrN","properties":{"formattedCitation":"(Cardinale et al. 2006, Finke and Snyder 2008)","plainCitation":"(Cardinale et al. 2006, Finke and Snyder 2008)","noteIndex":0},"citationItems":[{"id":3922,"uris":["http://zotero.org/users/238801/items/AQW5JS2D"],"itemData":{"id":3922,"type":"article-journal","abstract":"The question of whether species extinction alters the productivity of communities and ecosystem function is the subject of heated controversy. Work performed in the 1990s suggested that species loss can reduce productivity of communities and their efficiency in capturing and consuming limited resources. The interpretation of these studies was disputed, and subsequent work produced counter-examples that question the generality of biodiversity effects. Now Cardinale et al. report a meta-analysis of experimental studies of species diversity and ecological function. They conclude that species loss does impair ecological functioning, but that the magnitude of the effect depends on which species are actually lost.","container-title":"Nature","DOI":"10.1038/nature05202","ISSN":"1476-4687","issue":"7114","language":"en","license":"2006 Nature Publishing Group","note":"Bandiera_abtest: a\nCg_type: Nature Research Journals\nnumber: 7114\nPrimary_atype: Research\npublisher: Nature Publishing Group","page":"989-992","source":"www.nature.com","title":"Effects of biodiversity on the functioning of trophic groups and ecosystems","volume":"443","author":[{"family":"Cardinale","given":"Bradley J."},{"family":"Srivastava","given":"Diane S."},{"family":"Emmett Duffy","given":"J."},{"family":"Wright","given":"Justin P."},{"family":"Downing","given":"Amy L."},{"family":"Sankaran","given":"Mahesh"},{"family":"Jouseau","given":"Claire"}],"issued":{"date-parts":[["2006",10]]}}},{"id":3864,"uris":["http://zotero.org/users/238801/items/8W7BGPGA"],"itemData":{"id":3864,"type":"article-journal","container-title":"Science","DOI":"10.1126/science.1160854","ISSN":"0036-8075, 1095-9203","issue":"5895","journalAbbreviation":"Science","language":"en","page":"1488-1490","source":"DOI.org (Crossref)","title":"Niche Partitioning Increases Resource Exploitation by Diverse Communities","volume":"321","author":[{"family":"Finke","given":"Deborah L."},{"family":"Snyder","given":"William E."}],"issued":{"date-parts":[["2008",9,12]]}}}],"schema":"https://github.com/citation-style-language/schema/raw/master/csl-citation.json"} </w:instrText>
      </w:r>
      <w:r w:rsidR="00DA511B">
        <w:fldChar w:fldCharType="separate"/>
      </w:r>
      <w:r w:rsidR="00DA511B">
        <w:rPr>
          <w:noProof/>
        </w:rPr>
        <w:t>(Cardinale et al. 2006, Finke and Snyder 2008)</w:t>
      </w:r>
      <w:r w:rsidR="00DA511B">
        <w:fldChar w:fldCharType="end"/>
      </w:r>
      <w:r w:rsidR="00DA511B">
        <w:t xml:space="preserve">. </w:t>
      </w:r>
      <w:r w:rsidRPr="004F66BC">
        <w:t xml:space="preserve">Yet little research has examined the effects of plant diversity on community-level outcomes of herbivory, which critically may drive key ecosystem processes </w:t>
      </w:r>
      <w:r w:rsidR="00DA511B">
        <w:fldChar w:fldCharType="begin"/>
      </w:r>
      <w:r w:rsidR="003D2D9E">
        <w:instrText xml:space="preserve"> ADDIN ZOTERO_ITEM CSL_CITATION {"citationID":"hULiMGWR","properties":{"formattedCitation":"(Mulder et al. 1999)","plainCitation":"(Mulder et al. 1999)","noteIndex":0},"citationItems":[{"id":40,"uris":["http://zotero.org/users/238801/items/VEH9KIRU"],"itemData":{"id":40,"type":"article-journal","container-title":"Ecology letters","issue":"4","page":"237–246","source":"Google Scholar","title":"Insects affect relationships between plant species richness and ecosystem processes","volume":"2","author":[{"family":"Mulder","given":"C. P. H."},{"family":"Koricheva","given":"J."},{"family":"Huss-Danell","given":"K."},{"family":"Högberg","given":"P."},{"family":"Joshi","given":"J."}],"issued":{"date-parts":[["1999"]]}}}],"schema":"https://github.com/citation-style-language/schema/raw/master/csl-citation.json"} </w:instrText>
      </w:r>
      <w:r w:rsidR="00DA511B">
        <w:fldChar w:fldCharType="separate"/>
      </w:r>
      <w:r w:rsidR="003D2D9E">
        <w:rPr>
          <w:noProof/>
        </w:rPr>
        <w:t>(Mulder et al. 1999)</w:t>
      </w:r>
      <w:r w:rsidR="00DA511B">
        <w:fldChar w:fldCharType="end"/>
      </w:r>
      <w:r w:rsidR="003D2D9E">
        <w:t xml:space="preserve">. </w:t>
      </w:r>
      <w:r w:rsidRPr="004F66BC">
        <w:t>This is particularly true in natural systems, where the number of potential interactions is high, the effects of different herbivores on their focal host populations often differ greatly, and the changes in plant diversity may be convoluted with changes in host quality (</w:t>
      </w:r>
      <w:proofErr w:type="spellStart"/>
      <w:r w:rsidRPr="004F66BC">
        <w:t>Jactel</w:t>
      </w:r>
      <w:proofErr w:type="spellEnd"/>
      <w:r w:rsidRPr="004F66BC">
        <w:t xml:space="preserve"> et al. 2021).</w:t>
      </w:r>
    </w:p>
    <w:p w14:paraId="0FEDE5A4" w14:textId="77777777" w:rsidR="00E136E1" w:rsidRDefault="00E136E1" w:rsidP="00E136E1">
      <w:pPr>
        <w:pStyle w:val="Body"/>
      </w:pPr>
    </w:p>
    <w:p w14:paraId="58FF69DA" w14:textId="2D8CFD75" w:rsidR="00E136E1" w:rsidRDefault="00E136E1" w:rsidP="00E136E1">
      <w:pPr>
        <w:pStyle w:val="Body"/>
      </w:pPr>
      <w:r w:rsidRPr="004F66BC">
        <w:t>, particularly when herbivores are specialists capable of rapid population growth (</w:t>
      </w:r>
      <w:r w:rsidRPr="004F66BC">
        <w:rPr>
          <w:b/>
          <w:bCs/>
        </w:rPr>
        <w:t>otway_resource_2005?</w:t>
      </w:r>
      <w:r w:rsidRPr="004F66BC">
        <w:t>).</w:t>
      </w:r>
      <w:r w:rsidR="00431E82" w:rsidRPr="00431E82">
        <w:t xml:space="preserve"> especially when herbivores are specialists and plant </w:t>
      </w:r>
      <w:proofErr w:type="gramStart"/>
      <w:r w:rsidR="00431E82" w:rsidRPr="00431E82">
        <w:t>communities  [</w:t>
      </w:r>
      <w:proofErr w:type="gramEnd"/>
      <w:r w:rsidR="00431E82" w:rsidRPr="00431E82">
        <w:t>@cardinale_effects_2006; @finke_niche_2008].</w:t>
      </w:r>
    </w:p>
    <w:p w14:paraId="29F681FC" w14:textId="5E6FDE5B" w:rsidR="00E136E1" w:rsidRDefault="00241AA2" w:rsidP="00E136E1">
      <w:pPr>
        <w:pStyle w:val="Body"/>
      </w:pPr>
      <w:r>
        <w:t xml:space="preserve">Bark </w:t>
      </w:r>
      <w:proofErr w:type="spellStart"/>
      <w:r>
        <w:t>beeltes</w:t>
      </w:r>
      <w:proofErr w:type="spellEnd"/>
      <w:r w:rsidRPr="004F66BC">
        <w:t xml:space="preserve"> (</w:t>
      </w:r>
      <w:r w:rsidRPr="00241AA2">
        <w:t xml:space="preserve">Coleoptera: Curculionidae: </w:t>
      </w:r>
      <w:proofErr w:type="spellStart"/>
      <w:r w:rsidRPr="00241AA2">
        <w:t>Scolytinae</w:t>
      </w:r>
      <w:proofErr w:type="spellEnd"/>
      <w:r w:rsidRPr="004F66BC">
        <w:t>)</w:t>
      </w:r>
    </w:p>
    <w:p w14:paraId="4C582AF5" w14:textId="77777777" w:rsidR="00431E82" w:rsidRPr="004F66BC" w:rsidRDefault="00431E82">
      <w:pPr>
        <w:pStyle w:val="Body"/>
        <w:pPrChange w:id="36" w:author="Hart,Sarah" w:date="2022-10-04T14:35:00Z">
          <w:pPr>
            <w:pStyle w:val="BodyText"/>
          </w:pPr>
        </w:pPrChange>
      </w:pPr>
      <w:r w:rsidRPr="004F66BC">
        <w:t xml:space="preserve">Associational resistance is commonly hypothesized to occur due to several non-mutually exclusive mechanisms. First, herbivory may be lower in more diverse systems if herbivores are less likely to find, stay, and reproduce in areas where their hosts are less abundant (i.e., ‘resource concentration hypothesis,’ Root 1973). Second, reductions in herbivory may occur if heterospecific </w:t>
      </w:r>
      <w:r w:rsidRPr="004F66BC">
        <w:lastRenderedPageBreak/>
        <w:t>neighbors mask chemical or visual cues that herbivores use to find their hosts makes it challenging for insects to find their hosts (</w:t>
      </w:r>
      <w:proofErr w:type="spellStart"/>
      <w:r w:rsidRPr="004F66BC">
        <w:t>Schiebe</w:t>
      </w:r>
      <w:proofErr w:type="spellEnd"/>
      <w:r w:rsidRPr="004F66BC">
        <w:t xml:space="preserve"> et al. 2011, </w:t>
      </w:r>
      <w:proofErr w:type="spellStart"/>
      <w:r w:rsidRPr="004F66BC">
        <w:t>Castagneyrol</w:t>
      </w:r>
      <w:proofErr w:type="spellEnd"/>
      <w:r w:rsidRPr="004F66BC">
        <w:t xml:space="preserve"> et al. 2014, </w:t>
      </w:r>
      <w:proofErr w:type="gramStart"/>
      <w:r w:rsidRPr="004F66BC">
        <w:t>i.e.</w:t>
      </w:r>
      <w:proofErr w:type="gramEnd"/>
      <w:r w:rsidRPr="004F66BC">
        <w:t xml:space="preserve"> ‘host apparency hypothesis,’ </w:t>
      </w:r>
      <w:r w:rsidRPr="004F66BC">
        <w:rPr>
          <w:b/>
          <w:bCs/>
        </w:rPr>
        <w:t>feeny_plant_1976?</w:t>
      </w:r>
      <w:r w:rsidRPr="004F66BC">
        <w:t xml:space="preserve">), Third, heterospecific neighbors may increase the abundance of herbivore natural enemies [i.e., ‘enemies hypothesis’, </w:t>
      </w:r>
      <w:proofErr w:type="spellStart"/>
      <w:r w:rsidRPr="004F66BC">
        <w:t>Staab</w:t>
      </w:r>
      <w:proofErr w:type="spellEnd"/>
      <w:r w:rsidRPr="004F66BC">
        <w:t xml:space="preserve"> and Schuldt (2020).</w:t>
      </w:r>
    </w:p>
    <w:p w14:paraId="207E3E33" w14:textId="77777777" w:rsidR="00E136E1" w:rsidRDefault="00E136E1" w:rsidP="00431E82">
      <w:pPr>
        <w:pStyle w:val="Body"/>
        <w:ind w:firstLine="0"/>
      </w:pPr>
    </w:p>
    <w:p w14:paraId="2DE71962" w14:textId="69F96D30" w:rsidR="006A14AC" w:rsidRPr="004F66BC" w:rsidRDefault="00241AA2">
      <w:pPr>
        <w:pStyle w:val="Body"/>
        <w:pPrChange w:id="37" w:author="Hart,Sarah" w:date="2022-10-04T14:35:00Z">
          <w:pPr>
            <w:pStyle w:val="BodyText"/>
          </w:pPr>
        </w:pPrChange>
      </w:pPr>
      <w:r>
        <w:t xml:space="preserve">Bark beetles </w:t>
      </w:r>
      <w:r w:rsidR="006A14AC" w:rsidRPr="004F66BC">
        <w:t>are key drivers of the structure, composition, and function of conifer forests across the western United States</w:t>
      </w:r>
      <w:r w:rsidR="00431E82">
        <w:t xml:space="preserve"> </w:t>
      </w:r>
      <w:r w:rsidR="00431E82">
        <w:fldChar w:fldCharType="begin"/>
      </w:r>
      <w:r w:rsidR="00431E82">
        <w:instrText xml:space="preserve"> ADDIN ZOTERO_ITEM CSL_CITATION {"citationID":"CCToQg2w","properties":{"formattedCitation":"(Baker and Veblen 1990)","plainCitation":"(Baker and Veblen 1990)","noteIndex":0},"citationItems":[{"id":1157,"uris":["http://zotero.org/users/238801/items/EQR8N9SJ"],"itemData":{"id":1157,"type":"article-journal","container-title":"Arctic and Alpine Research","issue":"1","page":"65–80","source":"Google Scholar","title":"Spruce beetles and fires in the nineteenth-century subalpine forests of western Colorado, USA","volume":"22","author":[{"family":"Baker","given":"W. L"},{"family":"Veblen","given":"T. T"}],"issued":{"date-parts":[["1990"]]}}}],"schema":"https://github.com/citation-style-language/schema/raw/master/csl-citation.json"} </w:instrText>
      </w:r>
      <w:r w:rsidR="00431E82">
        <w:fldChar w:fldCharType="separate"/>
      </w:r>
      <w:r w:rsidR="00431E82">
        <w:rPr>
          <w:noProof/>
        </w:rPr>
        <w:t>(Baker and Veblen 1990)</w:t>
      </w:r>
      <w:r w:rsidR="00431E82">
        <w:fldChar w:fldCharType="end"/>
      </w:r>
      <w:r w:rsidR="006A14AC" w:rsidRPr="004F66BC">
        <w:t xml:space="preserve">, where recent outbreaks have caused the death of 3.8 billion trees [1997-2018; </w:t>
      </w:r>
      <w:proofErr w:type="spellStart"/>
      <w:r w:rsidR="006A14AC" w:rsidRPr="004F66BC">
        <w:t>Hicke</w:t>
      </w:r>
      <w:proofErr w:type="spellEnd"/>
      <w:r w:rsidR="006A14AC" w:rsidRPr="004F66BC">
        <w:t xml:space="preserve"> et al. (2020)]. While across the region there are more than 25 native bark beetle species, the mountain pine beetle (MPB; </w:t>
      </w:r>
      <w:proofErr w:type="spellStart"/>
      <w:r w:rsidR="006A14AC" w:rsidRPr="004F66BC">
        <w:rPr>
          <w:i/>
          <w:iCs/>
        </w:rPr>
        <w:t>Dendroctonus</w:t>
      </w:r>
      <w:proofErr w:type="spellEnd"/>
      <w:r w:rsidR="006A14AC" w:rsidRPr="004F66BC">
        <w:rPr>
          <w:i/>
          <w:iCs/>
        </w:rPr>
        <w:t xml:space="preserve"> </w:t>
      </w:r>
      <w:proofErr w:type="spellStart"/>
      <w:r w:rsidR="006A14AC" w:rsidRPr="004F66BC">
        <w:rPr>
          <w:i/>
          <w:iCs/>
        </w:rPr>
        <w:t>ponderosae</w:t>
      </w:r>
      <w:proofErr w:type="spellEnd"/>
      <w:r w:rsidR="006A14AC" w:rsidRPr="004F66BC">
        <w:t xml:space="preserve">), spruce beetle (SB; </w:t>
      </w:r>
      <w:proofErr w:type="spellStart"/>
      <w:r w:rsidR="006A14AC" w:rsidRPr="004F66BC">
        <w:rPr>
          <w:i/>
          <w:iCs/>
        </w:rPr>
        <w:t>Dendroctonus</w:t>
      </w:r>
      <w:proofErr w:type="spellEnd"/>
      <w:r w:rsidR="006A14AC" w:rsidRPr="004F66BC">
        <w:rPr>
          <w:i/>
          <w:iCs/>
        </w:rPr>
        <w:t xml:space="preserve"> </w:t>
      </w:r>
      <w:proofErr w:type="spellStart"/>
      <w:r w:rsidR="006A14AC" w:rsidRPr="004F66BC">
        <w:rPr>
          <w:i/>
          <w:iCs/>
        </w:rPr>
        <w:t>rufipennis</w:t>
      </w:r>
      <w:proofErr w:type="spellEnd"/>
      <w:r w:rsidR="006A14AC" w:rsidRPr="004F66BC">
        <w:t xml:space="preserve">), and western balsam bark beetle (WBBB; </w:t>
      </w:r>
      <w:proofErr w:type="spellStart"/>
      <w:r w:rsidR="006A14AC" w:rsidRPr="004F66BC">
        <w:rPr>
          <w:i/>
          <w:iCs/>
        </w:rPr>
        <w:t>Dryocoetes</w:t>
      </w:r>
      <w:proofErr w:type="spellEnd"/>
      <w:r w:rsidR="006A14AC" w:rsidRPr="004F66BC">
        <w:rPr>
          <w:i/>
          <w:iCs/>
        </w:rPr>
        <w:t xml:space="preserve"> </w:t>
      </w:r>
      <w:del w:id="38" w:author="Hart,Sarah" w:date="2022-10-03T16:47:00Z">
        <w:r w:rsidR="006A14AC" w:rsidRPr="004F66BC" w:rsidDel="00107E2D">
          <w:rPr>
            <w:i/>
            <w:iCs/>
          </w:rPr>
          <w:delText>confusus</w:delText>
        </w:r>
      </w:del>
      <w:ins w:id="39" w:author="Hart,Sarah" w:date="2022-10-03T16:47:00Z">
        <w:r w:rsidR="00107E2D">
          <w:rPr>
            <w:i/>
            <w:iCs/>
          </w:rPr>
          <w:t>confuses</w:t>
        </w:r>
        <w:r w:rsidR="00107E2D">
          <w:t>)</w:t>
        </w:r>
      </w:ins>
      <w:del w:id="40" w:author="Hart,Sarah" w:date="2022-10-03T16:47:00Z">
        <w:r w:rsidR="006A14AC" w:rsidRPr="004F66BC" w:rsidDel="00107E2D">
          <w:delText>)</w:delText>
        </w:r>
      </w:del>
      <w:r w:rsidR="006A14AC" w:rsidRPr="004F66BC">
        <w:t xml:space="preserve"> collectively have caused over 70% of </w:t>
      </w:r>
      <w:r w:rsidR="00431E82">
        <w:t xml:space="preserve">the recent </w:t>
      </w:r>
      <w:r w:rsidR="006A14AC" w:rsidRPr="004F66BC">
        <w:t>bark beetle-attributed tree mortality, most of which has occurred in high elevation forests (</w:t>
      </w:r>
      <w:proofErr w:type="spellStart"/>
      <w:r w:rsidR="006A14AC" w:rsidRPr="004F66BC">
        <w:t>Hicke</w:t>
      </w:r>
      <w:proofErr w:type="spellEnd"/>
      <w:r w:rsidR="006A14AC" w:rsidRPr="004F66BC">
        <w:t xml:space="preserve"> et al. 2020).</w:t>
      </w:r>
    </w:p>
    <w:p w14:paraId="15C58CE9" w14:textId="392CD5D1" w:rsidR="006A14AC" w:rsidRPr="004F66BC" w:rsidRDefault="006A14AC">
      <w:pPr>
        <w:pStyle w:val="Body"/>
        <w:pPrChange w:id="41" w:author="Hart,Sarah" w:date="2022-10-04T14:35:00Z">
          <w:pPr>
            <w:pStyle w:val="BodyText"/>
          </w:pPr>
        </w:pPrChange>
      </w:pPr>
      <w:r w:rsidRPr="004F66BC">
        <w:t>Bark beetles bore through a tree’s bark, where they mate, oviposit their eggs, and introduce pathogenic fungi (</w:t>
      </w:r>
      <w:r w:rsidRPr="004F66BC">
        <w:rPr>
          <w:b/>
          <w:bCs/>
        </w:rPr>
        <w:t>raffa_natural_2015?</w:t>
      </w:r>
      <w:r w:rsidRPr="004F66BC">
        <w:t>). Larvae feeding upon the phloem and fungal spread stop the translocation of water and nutrients, typically leading to tree death. Conifer defense against bark beetles consists primarily of resin exudation that physically expels the beetle and the production of chemical defenses, which repel and kill attacking beetles (</w:t>
      </w:r>
      <w:r w:rsidRPr="004F66BC">
        <w:rPr>
          <w:b/>
          <w:bCs/>
        </w:rPr>
        <w:t>krokene_conifer_2015?</w:t>
      </w:r>
      <w:r w:rsidRPr="004F66BC">
        <w:t xml:space="preserve">). To overcome these defenses, bark beetles rely on a mass-attack strategy, where pioneering beetles emit aggregation pheromones that call conspecifics to the focal tree. While bark beetles typically exist at low population levels and attack weakened trees, increases in population size allow bark beetles to attack increasingly better defended trees. The eruption of bark beetle populations to outbreak conditions is complex, but requires abundant, large diameter hosts, which reflects past natural disturbance and land-use history (Veblen et al. 1994). </w:t>
      </w:r>
      <w:r w:rsidRPr="004F66BC">
        <w:lastRenderedPageBreak/>
        <w:t xml:space="preserve">Given a susceptible landscape, outbreaks </w:t>
      </w:r>
      <w:proofErr w:type="spellStart"/>
      <w:proofErr w:type="gramStart"/>
      <w:r w:rsidRPr="004F66BC">
        <w:t>my</w:t>
      </w:r>
      <w:proofErr w:type="spellEnd"/>
      <w:proofErr w:type="gramEnd"/>
      <w:r w:rsidRPr="004F66BC">
        <w:t xml:space="preserve"> be initiated by events that increase bark beetle development rates, notably temperature (Bentz et al. 1991, Hansen et al. 2001, Bone and Nelson 2019, </w:t>
      </w:r>
      <w:r w:rsidRPr="004F66BC">
        <w:rPr>
          <w:b/>
          <w:bCs/>
        </w:rPr>
        <w:t>howe_landscape_2022?</w:t>
      </w:r>
      <w:r w:rsidRPr="004F66BC">
        <w:t>), or events that decrease host tree resistance to bark beetle colonization [e.g., drought; Chapman et al. (2012); Hart et al. (2014); (</w:t>
      </w:r>
      <w:proofErr w:type="spellStart"/>
      <w:r w:rsidRPr="004F66BC">
        <w:rPr>
          <w:b/>
          <w:bCs/>
        </w:rPr>
        <w:t>harvey</w:t>
      </w:r>
      <w:proofErr w:type="spellEnd"/>
      <w:ins w:id="42" w:author="Hart,Sarah" w:date="2022-09-27T11:35:00Z">
        <w:r w:rsidR="008852F0">
          <w:rPr>
            <w:b/>
            <w:bCs/>
          </w:rPr>
          <w:pgNum/>
        </w:r>
        <w:r w:rsidR="008852F0">
          <w:rPr>
            <w:b/>
            <w:bCs/>
          </w:rPr>
          <w:t>arvey</w:t>
        </w:r>
      </w:ins>
      <w:r w:rsidRPr="004F66BC">
        <w:rPr>
          <w:b/>
          <w:bCs/>
        </w:rPr>
        <w:t>_drougthy_2021?</w:t>
      </w:r>
      <w:r w:rsidRPr="004F66BC">
        <w:t>)].</w:t>
      </w:r>
    </w:p>
    <w:p w14:paraId="72E9962E" w14:textId="77777777" w:rsidR="006A14AC" w:rsidRPr="004F66BC" w:rsidRDefault="006A14AC">
      <w:pPr>
        <w:pStyle w:val="Body"/>
        <w:pPrChange w:id="43" w:author="Hart,Sarah" w:date="2022-10-04T14:35:00Z">
          <w:pPr>
            <w:pStyle w:val="BodyText"/>
          </w:pPr>
        </w:pPrChange>
      </w:pPr>
      <w:r w:rsidRPr="004F66BC">
        <w:t xml:space="preserve">To better understand interactions between tree and bark beetle communities in subalpine forests, we used a large dataset consisting of </w:t>
      </w:r>
      <w:proofErr w:type="gramStart"/>
      <w:r w:rsidRPr="004F66BC">
        <w:t>XXX,XXX</w:t>
      </w:r>
      <w:proofErr w:type="gramEnd"/>
      <w:r w:rsidRPr="004F66BC">
        <w:t xml:space="preserve"> plots established by the United States Forest Service Forest Inventory and Analysis Program. The FIA program inventories all public and private forested land using a spatially and temporally distributed sampling design, making it useful for the study of tree species distributions (e.g., Iverson and Prasad 1998, Rehfeldt et al. 2006) and tree demography DeRose et al. (2013). In the Western US, all FIA plots are visited once every ten years (Gray et al. 2012). At each plot, field crews collect data within four 7.32 m radius subplots arranged in a fixed pattern. For each tree within the plot, field crews record the species, size (diameter at breast height; DBH), and status (live or dead) for trees (&gt;= 12.7 cm DBH). For each live tree, field crews additionally record up to three damaging agents likely to prevent the tree from surviving &gt;2 years, reduce the growth of the tree in the near term, or negatively affect the tree’s marketable products (e.g., MPB) (Burrill et al. 2017). For dead trees that were alive at the previous visit, the proximate cause of death is also collected for any tree that was alive at the previous visit and at revisit is dead using visible evidence (e.g., fire scars, bark beetle galleries). Because identifying the mortality agent is more challenging, cause of death codes </w:t>
      </w:r>
      <w:proofErr w:type="gramStart"/>
      <w:r w:rsidRPr="004F66BC">
        <w:t>are</w:t>
      </w:r>
      <w:proofErr w:type="gramEnd"/>
      <w:r w:rsidRPr="004F66BC">
        <w:t xml:space="preserve"> broad (e.g., “insect” or “disease”).</w:t>
      </w:r>
    </w:p>
    <w:p w14:paraId="06334C5D" w14:textId="4AB1D1F6" w:rsidR="006A14AC" w:rsidRPr="004F66BC" w:rsidRDefault="00826895">
      <w:pPr>
        <w:pStyle w:val="Body"/>
        <w:pPrChange w:id="44" w:author="Hart,Sarah" w:date="2022-10-04T15:05:00Z">
          <w:pPr>
            <w:pStyle w:val="BodyText"/>
          </w:pPr>
        </w:pPrChange>
      </w:pPr>
      <w:ins w:id="45" w:author="Hart,Sarah" w:date="2022-10-04T15:05:00Z">
        <w:r>
          <w:t xml:space="preserve">Something </w:t>
        </w:r>
        <w:proofErr w:type="spellStart"/>
        <w:r>
          <w:t>something</w:t>
        </w:r>
        <w:proofErr w:type="spellEnd"/>
        <w:r>
          <w:t xml:space="preserve"> </w:t>
        </w:r>
        <w:proofErr w:type="spellStart"/>
        <w:r>
          <w:t>something</w:t>
        </w:r>
        <w:proofErr w:type="spellEnd"/>
        <w:r>
          <w:t xml:space="preserve"> </w:t>
        </w:r>
      </w:ins>
      <w:r w:rsidR="006A14AC" w:rsidRPr="004F66BC">
        <w:t>Specifically, we ask:</w:t>
      </w:r>
    </w:p>
    <w:p w14:paraId="790543C1" w14:textId="77777777" w:rsidR="006A14AC" w:rsidRPr="004F66BC" w:rsidRDefault="006A14AC">
      <w:pPr>
        <w:pStyle w:val="Body"/>
        <w:numPr>
          <w:ilvl w:val="0"/>
          <w:numId w:val="16"/>
        </w:numPr>
        <w:pPrChange w:id="46" w:author="Hart,Sarah" w:date="2022-10-04T15:05:00Z">
          <w:pPr>
            <w:numPr>
              <w:numId w:val="13"/>
            </w:numPr>
            <w:ind w:left="720" w:hanging="480"/>
          </w:pPr>
        </w:pPrChange>
      </w:pPr>
      <w:r w:rsidRPr="004F66BC">
        <w:t>How have host abundance and size influenced patterns of outbreak occurrence during the recent period of widespread bark beetle outbreaks?</w:t>
      </w:r>
    </w:p>
    <w:p w14:paraId="5A053740" w14:textId="77777777" w:rsidR="006A14AC" w:rsidRPr="004F66BC" w:rsidRDefault="006A14AC">
      <w:pPr>
        <w:pStyle w:val="Body"/>
        <w:numPr>
          <w:ilvl w:val="0"/>
          <w:numId w:val="16"/>
        </w:numPr>
        <w:pPrChange w:id="47" w:author="Hart,Sarah" w:date="2022-10-04T15:05:00Z">
          <w:pPr>
            <w:numPr>
              <w:numId w:val="13"/>
            </w:numPr>
            <w:ind w:left="720" w:hanging="480"/>
          </w:pPr>
        </w:pPrChange>
      </w:pPr>
      <w:r w:rsidRPr="004F66BC">
        <w:lastRenderedPageBreak/>
        <w:t>Do stand conditions suitable for multiple outbreaks commonly co-occur?</w:t>
      </w:r>
    </w:p>
    <w:p w14:paraId="15258112" w14:textId="77777777" w:rsidR="006A14AC" w:rsidRPr="004F66BC" w:rsidRDefault="006A14AC">
      <w:pPr>
        <w:pStyle w:val="Body"/>
        <w:numPr>
          <w:ilvl w:val="0"/>
          <w:numId w:val="16"/>
        </w:numPr>
        <w:pPrChange w:id="48" w:author="Hart,Sarah" w:date="2022-10-04T15:05:00Z">
          <w:pPr>
            <w:numPr>
              <w:numId w:val="13"/>
            </w:numPr>
            <w:ind w:left="720" w:hanging="480"/>
          </w:pPr>
        </w:pPrChange>
      </w:pPr>
      <w:r w:rsidRPr="004F66BC">
        <w:t>Does outbreak occurrence or basal area loss increase with the number of susceptible hosts?</w:t>
      </w:r>
    </w:p>
    <w:p w14:paraId="5AD55BD1" w14:textId="77777777" w:rsidR="006A14AC" w:rsidRPr="004F66BC" w:rsidRDefault="006A14AC">
      <w:pPr>
        <w:pStyle w:val="Body"/>
        <w:numPr>
          <w:ilvl w:val="0"/>
          <w:numId w:val="16"/>
        </w:numPr>
        <w:pPrChange w:id="49" w:author="Hart,Sarah" w:date="2022-10-04T15:05:00Z">
          <w:pPr>
            <w:numPr>
              <w:numId w:val="13"/>
            </w:numPr>
            <w:ind w:left="720" w:hanging="480"/>
          </w:pPr>
        </w:pPrChange>
      </w:pPr>
      <w:r w:rsidRPr="004F66BC">
        <w:t>Does the co-occurrence of multiple bark beetle species result in more severe cumulative bark beetle mortality?</w:t>
      </w:r>
    </w:p>
    <w:p w14:paraId="46303751" w14:textId="7AE01BC5" w:rsidR="006A14AC" w:rsidRPr="004F66BC" w:rsidRDefault="006A14AC">
      <w:pPr>
        <w:pStyle w:val="Body"/>
        <w:pPrChange w:id="50" w:author="Hart,Sarah" w:date="2022-10-04T14:35:00Z">
          <w:pPr>
            <w:pStyle w:val="FirstParagraph"/>
          </w:pPr>
        </w:pPrChange>
      </w:pPr>
      <w:r w:rsidRPr="004F66BC">
        <w:t>We expect that the probability of outbreak will increase with host basal area and size (i.e., resource concentration hypothesis)</w:t>
      </w:r>
      <w:ins w:id="51" w:author="Hart,Sarah" w:date="2022-10-04T15:06:00Z">
        <w:r w:rsidR="00826895">
          <w:t xml:space="preserve"> and total basal area (</w:t>
        </w:r>
      </w:ins>
      <w:r w:rsidRPr="004F66BC">
        <w:t xml:space="preserve">. If the probability of outbreak increases with host basal area and host dominance, </w:t>
      </w:r>
      <w:proofErr w:type="gramStart"/>
      <w:r w:rsidRPr="004F66BC">
        <w:t>than</w:t>
      </w:r>
      <w:proofErr w:type="gramEnd"/>
      <w:r w:rsidRPr="004F66BC">
        <w:t xml:space="preserve"> stand conditions suitable for multiple outbreaks should be relatively rare.</w:t>
      </w:r>
    </w:p>
    <w:p w14:paraId="42C708D3" w14:textId="77777777" w:rsidR="006A14AC" w:rsidRPr="004F66BC" w:rsidRDefault="006A14AC">
      <w:pPr>
        <w:pStyle w:val="Body"/>
        <w:pPrChange w:id="52" w:author="Hart,Sarah" w:date="2022-10-04T14:35:00Z">
          <w:pPr>
            <w:pStyle w:val="BodyText"/>
          </w:pPr>
        </w:pPrChange>
      </w:pPr>
      <w:r w:rsidRPr="004F66BC">
        <w:t xml:space="preserve">When stands are susceptible to outbreaks of multiple species of bark beetles, we expect that the probability of an outbreak occurring is greater when more hosts are present (i.e., resource specialization hypothesis). If resource specialization effects drive cumulative mortality due to bark beetle outbreaks, </w:t>
      </w:r>
      <w:proofErr w:type="gramStart"/>
      <w:r w:rsidRPr="004F66BC">
        <w:t>than</w:t>
      </w:r>
      <w:proofErr w:type="gramEnd"/>
      <w:r w:rsidRPr="004F66BC">
        <w:t xml:space="preserve"> outbreak severity should be greater in stands with more hosts. Alternatively, if resource concentration effects are more important in driving bark beetle activity than</w:t>
      </w:r>
    </w:p>
    <w:p w14:paraId="68AA5DCB" w14:textId="77777777" w:rsidR="006A14AC" w:rsidRPr="004F66BC" w:rsidRDefault="006A14AC">
      <w:pPr>
        <w:pStyle w:val="Body"/>
        <w:pPrChange w:id="53" w:author="Hart,Sarah" w:date="2022-10-04T14:35:00Z">
          <w:pPr>
            <w:pStyle w:val="BodyText"/>
          </w:pPr>
        </w:pPrChange>
      </w:pPr>
      <w:r w:rsidRPr="004F66BC">
        <w:t xml:space="preserve">We also expected the severity of bark beetle infestation to vary with the number of agents present, but with two alternative hypotheses. If the population dynamics of each bark beetle species are independent or competitive release causes decreased investment in defense, then stands affected by multiple bark beetle species will experience higher tree mortality than stands with only one agent. Alternatively, lower tree mortality may occur if concurrent outbreaks of bark beetles of different species cause </w:t>
      </w:r>
      <w:proofErr w:type="spellStart"/>
      <w:r w:rsidRPr="004F66BC">
        <w:t>semiochemical</w:t>
      </w:r>
      <w:proofErr w:type="spellEnd"/>
      <w:r w:rsidRPr="004F66BC">
        <w:t xml:space="preserve"> confusion.</w:t>
      </w:r>
    </w:p>
    <w:p w14:paraId="6ADD1819" w14:textId="77777777" w:rsidR="006A14AC" w:rsidRPr="004F66BC" w:rsidRDefault="006A14AC">
      <w:pPr>
        <w:pStyle w:val="Body"/>
        <w:pPrChange w:id="54" w:author="Hart,Sarah" w:date="2022-10-04T14:35:00Z">
          <w:pPr>
            <w:pStyle w:val="BodyText"/>
          </w:pPr>
        </w:pPrChange>
      </w:pPr>
      <w:r w:rsidRPr="004F66BC">
        <w:t>Given the occurrence of bark beetle outbreak, we further expect that basal area loss will be greater in stands affected by multiple species of bark beetles.</w:t>
      </w:r>
    </w:p>
    <w:p w14:paraId="3EF271BD" w14:textId="77777777" w:rsidR="006A14AC" w:rsidRPr="004F66BC" w:rsidRDefault="006A14AC">
      <w:pPr>
        <w:pStyle w:val="Body"/>
        <w:pPrChange w:id="55" w:author="Hart,Sarah" w:date="2022-10-04T14:35:00Z">
          <w:pPr>
            <w:pStyle w:val="BodyText"/>
          </w:pPr>
        </w:pPrChange>
      </w:pPr>
      <w:r w:rsidRPr="004F66BC">
        <w:lastRenderedPageBreak/>
        <w:t>In contrast, we expect that the severity of outbreak for each bark beetle species will be lower when stands consist of multiple hosts (i.e., associational resistance), but that the probability of outbreak of any bark beetle species will be greater in stands that consist of multiple hosts.</w:t>
      </w:r>
    </w:p>
    <w:p w14:paraId="760246D5" w14:textId="120BDBAE" w:rsidR="006A14AC" w:rsidRPr="004F66BC" w:rsidRDefault="000E50D1" w:rsidP="00E81019">
      <w:pPr>
        <w:pStyle w:val="Heading1"/>
      </w:pPr>
      <w:bookmarkStart w:id="56" w:name="methods"/>
      <w:bookmarkEnd w:id="33"/>
      <w:ins w:id="57" w:author="Hart,Sarah" w:date="2022-10-04T14:32:00Z">
        <w:r>
          <w:t xml:space="preserve">Materials and </w:t>
        </w:r>
      </w:ins>
      <w:r w:rsidR="006A14AC" w:rsidRPr="004F66BC">
        <w:t>Methods</w:t>
      </w:r>
    </w:p>
    <w:p w14:paraId="50645E27" w14:textId="77777777" w:rsidR="006A14AC" w:rsidRPr="00E81019" w:rsidRDefault="006A14AC" w:rsidP="00E81019">
      <w:pPr>
        <w:pStyle w:val="Heading2"/>
      </w:pPr>
      <w:bookmarkStart w:id="58" w:name="study-area"/>
      <w:r w:rsidRPr="00E81019">
        <w:t>Study area</w:t>
      </w:r>
    </w:p>
    <w:p w14:paraId="357CD2EA" w14:textId="78B66671" w:rsidR="006A14AC" w:rsidRDefault="006A14AC">
      <w:pPr>
        <w:pStyle w:val="Body"/>
        <w:rPr>
          <w:ins w:id="59" w:author="Hart,Sarah" w:date="2022-10-04T14:33:00Z"/>
        </w:rPr>
        <w:pPrChange w:id="60" w:author="Hart,Sarah" w:date="2022-10-04T14:35:00Z">
          <w:pPr>
            <w:pStyle w:val="FirstParagraph"/>
          </w:pPr>
        </w:pPrChange>
      </w:pPr>
      <w:r w:rsidRPr="004F66BC">
        <w:t>The study area consists of subalpine forests dominated by lodgepole pine (</w:t>
      </w:r>
      <w:r w:rsidRPr="004F66BC">
        <w:rPr>
          <w:i/>
          <w:iCs/>
        </w:rPr>
        <w:t>Pinus contorta</w:t>
      </w:r>
      <w:r w:rsidRPr="004F66BC">
        <w:t>), subalpine fir (</w:t>
      </w:r>
      <w:r w:rsidRPr="004F66BC">
        <w:rPr>
          <w:i/>
          <w:iCs/>
        </w:rPr>
        <w:t xml:space="preserve">Abies </w:t>
      </w:r>
      <w:proofErr w:type="spellStart"/>
      <w:r w:rsidRPr="004F66BC">
        <w:rPr>
          <w:i/>
          <w:iCs/>
        </w:rPr>
        <w:t>lasiocarpa</w:t>
      </w:r>
      <w:proofErr w:type="spellEnd"/>
      <w:r w:rsidRPr="004F66BC">
        <w:t>), and/or Engelmann spruce (</w:t>
      </w:r>
      <w:proofErr w:type="spellStart"/>
      <w:r w:rsidRPr="004F66BC">
        <w:rPr>
          <w:i/>
          <w:iCs/>
        </w:rPr>
        <w:t>Picea</w:t>
      </w:r>
      <w:proofErr w:type="spellEnd"/>
      <w:r w:rsidRPr="004F66BC">
        <w:rPr>
          <w:i/>
          <w:iCs/>
        </w:rPr>
        <w:t xml:space="preserve"> </w:t>
      </w:r>
      <w:proofErr w:type="spellStart"/>
      <w:r w:rsidRPr="004F66BC">
        <w:rPr>
          <w:i/>
          <w:iCs/>
        </w:rPr>
        <w:t>engelmannii</w:t>
      </w:r>
      <w:proofErr w:type="spellEnd"/>
      <w:r w:rsidRPr="004F66BC">
        <w:t xml:space="preserve">) located in the Intermountain West </w:t>
      </w:r>
      <w:del w:id="61" w:author="Hart,Sarah" w:date="2022-09-27T11:35:00Z">
        <w:r w:rsidRPr="004F66BC" w:rsidDel="008852F0">
          <w:delText>(i.e., Arizona, New Mexico, Colorado, Utah, Nevada, Idaho, Montana, and Wyoming)</w:delText>
        </w:r>
      </w:del>
      <w:ins w:id="62" w:author="Hart,Sarah" w:date="2022-09-27T11:35:00Z">
        <w:r w:rsidR="008852F0">
          <w:t>(Fig. 1)</w:t>
        </w:r>
      </w:ins>
      <w:r w:rsidRPr="004F66BC">
        <w:t xml:space="preserve">. While these species are present in several other western states, </w:t>
      </w:r>
      <w:del w:id="63" w:author="Hart,Sarah" w:date="2022-09-27T11:35:00Z">
        <w:r w:rsidRPr="004F66BC" w:rsidDel="008852F0">
          <w:delText xml:space="preserve">we constrained </w:delText>
        </w:r>
      </w:del>
      <w:r w:rsidRPr="004F66BC">
        <w:t>our analyses</w:t>
      </w:r>
      <w:ins w:id="64" w:author="Hart,Sarah" w:date="2022-09-27T11:35:00Z">
        <w:r w:rsidR="008852F0">
          <w:t xml:space="preserve"> were constrained</w:t>
        </w:r>
      </w:ins>
      <w:r w:rsidRPr="004F66BC">
        <w:t xml:space="preserve"> to the Intermountain West because of regional differences in data collection </w:t>
      </w:r>
      <w:del w:id="65" w:author="Hart,Sarah" w:date="2022-09-27T11:35:00Z">
        <w:r w:rsidRPr="004F66BC" w:rsidDel="008852F0">
          <w:delText xml:space="preserve">that exist </w:delText>
        </w:r>
      </w:del>
      <w:r w:rsidRPr="004F66BC">
        <w:t>within the FIA program (Burrill et al. 2017).</w:t>
      </w:r>
    </w:p>
    <w:p w14:paraId="086A7F48" w14:textId="77777777" w:rsidR="00443EBA" w:rsidRDefault="00443EBA" w:rsidP="00443EBA">
      <w:pPr>
        <w:pStyle w:val="CaptionedFigure"/>
        <w:rPr>
          <w:ins w:id="66" w:author="Hart,Sarah" w:date="2022-10-18T08:44:00Z"/>
        </w:rPr>
      </w:pPr>
      <w:ins w:id="67" w:author="Hart,Sarah" w:date="2022-10-18T08:44:00Z">
        <w:r>
          <w:rPr>
            <w:noProof/>
          </w:rPr>
          <w:lastRenderedPageBreak/>
          <w:drawing>
            <wp:inline distT="0" distB="0" distL="0" distR="0" wp14:anchorId="6B5FDB3D" wp14:editId="576A9670">
              <wp:extent cx="6400800" cy="5000625"/>
              <wp:effectExtent l="0" t="0" r="0" b="0"/>
              <wp:docPr id="27" name="Picture" descr="Figure 1: The distribution of FIA plots recently (ca. 2000 – 2019) affected by outbreaks of the mountain pine beetle (MPB), spruce beetle (SB), and western balsam bark beetle (WBBB) by the identity of host tree species present within each plot. For host identities, PICO is lodgepole pine, PIEN is Engelmann spruce, and ABLA is subalpine fir."/>
              <wp:cNvGraphicFramePr/>
              <a:graphic xmlns:a="http://schemas.openxmlformats.org/drawingml/2006/main">
                <a:graphicData uri="http://schemas.openxmlformats.org/drawingml/2006/picture">
                  <pic:pic xmlns:pic="http://schemas.openxmlformats.org/drawingml/2006/picture">
                    <pic:nvPicPr>
                      <pic:cNvPr id="28" name="Picture" descr="../Results/Figures/FigMaps.jpg"/>
                      <pic:cNvPicPr>
                        <a:picLocks noChangeAspect="1" noChangeArrowheads="1"/>
                      </pic:cNvPicPr>
                    </pic:nvPicPr>
                    <pic:blipFill>
                      <a:blip r:embed="rId11"/>
                      <a:stretch>
                        <a:fillRect/>
                      </a:stretch>
                    </pic:blipFill>
                    <pic:spPr bwMode="auto">
                      <a:xfrm>
                        <a:off x="0" y="0"/>
                        <a:ext cx="6400800" cy="5000625"/>
                      </a:xfrm>
                      <a:prstGeom prst="rect">
                        <a:avLst/>
                      </a:prstGeom>
                      <a:noFill/>
                      <a:ln w="9525">
                        <a:noFill/>
                        <a:headEnd/>
                        <a:tailEnd/>
                      </a:ln>
                    </pic:spPr>
                  </pic:pic>
                </a:graphicData>
              </a:graphic>
            </wp:inline>
          </w:drawing>
        </w:r>
      </w:ins>
    </w:p>
    <w:p w14:paraId="78A19F0E" w14:textId="77777777" w:rsidR="00443EBA" w:rsidRDefault="00443EBA" w:rsidP="00443EBA">
      <w:pPr>
        <w:pStyle w:val="ImageCaption"/>
        <w:rPr>
          <w:ins w:id="68" w:author="Hart,Sarah" w:date="2022-10-18T08:44:00Z"/>
        </w:rPr>
      </w:pPr>
      <w:ins w:id="69" w:author="Hart,Sarah" w:date="2022-10-18T08:44:00Z">
        <w:r>
          <w:t>Figure 1: The distribution of FIA plots recently (ca. 2000 – 2019) affected by outbreaks of the mountain pine beetle (MPB), spruce beetle (SB), and western balsam bark beetle (WBBB) by the identity of host tree species present within each plot. For host identities, PICO is lodgepole pine, PIEN is Engelmann spruce, and ABLA is subalpine fir.</w:t>
        </w:r>
      </w:ins>
    </w:p>
    <w:p w14:paraId="6D5348E7" w14:textId="588DDE18" w:rsidR="0013117F" w:rsidDel="00785CB1" w:rsidRDefault="0013117F" w:rsidP="00E81019">
      <w:pPr>
        <w:pStyle w:val="Heading2"/>
        <w:rPr>
          <w:del w:id="70" w:author="Hart,Sarah" w:date="2022-09-27T12:24:00Z"/>
        </w:rPr>
      </w:pPr>
    </w:p>
    <w:p w14:paraId="558E1B67" w14:textId="77777777" w:rsidR="00785CB1" w:rsidRPr="00785CB1" w:rsidRDefault="00785CB1">
      <w:pPr>
        <w:pStyle w:val="BodyText"/>
        <w:rPr>
          <w:ins w:id="71" w:author="Hart,Sarah" w:date="2022-10-04T14:54:00Z"/>
        </w:rPr>
        <w:pPrChange w:id="72" w:author="Hart,Sarah" w:date="2022-10-04T14:54:00Z">
          <w:pPr>
            <w:pStyle w:val="FirstParagraph"/>
          </w:pPr>
        </w:pPrChange>
      </w:pPr>
    </w:p>
    <w:p w14:paraId="10B41F32" w14:textId="77777777" w:rsidR="006A14AC" w:rsidRPr="004F66BC" w:rsidRDefault="006A14AC" w:rsidP="00E81019">
      <w:pPr>
        <w:pStyle w:val="Heading2"/>
      </w:pPr>
      <w:bookmarkStart w:id="73" w:name="data"/>
      <w:bookmarkEnd w:id="58"/>
      <w:r w:rsidRPr="004F66BC">
        <w:t>Data</w:t>
      </w:r>
    </w:p>
    <w:p w14:paraId="5A3B6530" w14:textId="4F69D925" w:rsidR="00365411" w:rsidDel="00C160B1" w:rsidRDefault="006A14AC">
      <w:pPr>
        <w:pStyle w:val="Body"/>
        <w:rPr>
          <w:del w:id="74" w:author="Hart,Sarah" w:date="2022-09-27T11:42:00Z"/>
        </w:rPr>
        <w:pPrChange w:id="75" w:author="Hart,Sarah" w:date="2022-10-04T14:35:00Z">
          <w:pPr>
            <w:pStyle w:val="BodyText"/>
          </w:pPr>
        </w:pPrChange>
      </w:pPr>
      <w:r w:rsidRPr="004F66BC">
        <w:t>We acquired all FIA data for the Intermountain West from the FIA Datamart (</w:t>
      </w:r>
      <w:r>
        <w:fldChar w:fldCharType="begin"/>
      </w:r>
      <w:r>
        <w:instrText xml:space="preserve"> HYPERLINK "https://apps.fs.usda.gov/fia/datamart/" \h </w:instrText>
      </w:r>
      <w:r>
        <w:fldChar w:fldCharType="separate"/>
      </w:r>
      <w:r w:rsidRPr="004F66BC">
        <w:rPr>
          <w:rStyle w:val="Hyperlink"/>
        </w:rPr>
        <w:t>https://apps.fs.usda.gov/fia/datamart/</w:t>
      </w:r>
      <w:r>
        <w:rPr>
          <w:rStyle w:val="Hyperlink"/>
        </w:rPr>
        <w:fldChar w:fldCharType="end"/>
      </w:r>
      <w:r w:rsidRPr="004F66BC">
        <w:t>), but restricted our analyses to</w:t>
      </w:r>
      <w:ins w:id="76" w:author="Hart,Sarah" w:date="2022-10-18T07:45:00Z">
        <w:r w:rsidR="00670983">
          <w:t xml:space="preserve"> the most recent inventory for </w:t>
        </w:r>
        <w:proofErr w:type="gramStart"/>
        <w:r w:rsidR="00670983">
          <w:t xml:space="preserve">all </w:t>
        </w:r>
      </w:ins>
      <w:r w:rsidRPr="004F66BC">
        <w:t xml:space="preserve"> </w:t>
      </w:r>
      <w:ins w:id="77" w:author="Hart,Sarah" w:date="2022-09-27T11:36:00Z">
        <w:r w:rsidR="008852F0">
          <w:lastRenderedPageBreak/>
          <w:t>forested</w:t>
        </w:r>
      </w:ins>
      <w:proofErr w:type="gramEnd"/>
      <w:ins w:id="78" w:author="Hart,Sarah" w:date="2022-10-18T07:45:00Z">
        <w:r w:rsidR="00670983">
          <w:t xml:space="preserve"> plots</w:t>
        </w:r>
      </w:ins>
      <w:ins w:id="79" w:author="Hart,Sarah" w:date="2022-09-27T11:36:00Z">
        <w:r w:rsidR="008852F0">
          <w:t xml:space="preserve">. </w:t>
        </w:r>
      </w:ins>
      <w:del w:id="80" w:author="Hart,Sarah" w:date="2022-10-18T07:45:00Z">
        <w:r w:rsidRPr="004F66BC" w:rsidDel="00670983">
          <w:delText>the most recent inventory</w:delText>
        </w:r>
      </w:del>
      <w:del w:id="81" w:author="Hart,Sarah" w:date="2022-10-03T15:55:00Z">
        <w:r w:rsidRPr="004F66BC" w:rsidDel="00317F71">
          <w:delText xml:space="preserve"> for each plot</w:delText>
        </w:r>
      </w:del>
      <w:del w:id="82" w:author="Hart,Sarah" w:date="2022-10-18T07:45:00Z">
        <w:r w:rsidRPr="004F66BC" w:rsidDel="00670983">
          <w:delText xml:space="preserve">. </w:delText>
        </w:r>
      </w:del>
      <w:ins w:id="83" w:author="Hart,Sarah" w:date="2022-09-27T12:25:00Z">
        <w:r w:rsidR="0013117F">
          <w:t>Given our focus on subalpine forests dominated by lodgepole pine, subalpine fir, and/or Engelmann spruce, w</w:t>
        </w:r>
      </w:ins>
      <w:ins w:id="84" w:author="Hart,Sarah" w:date="2022-09-27T11:42:00Z">
        <w:r w:rsidR="00365411">
          <w:t xml:space="preserve">e further </w:t>
        </w:r>
      </w:ins>
      <w:moveToRangeStart w:id="85" w:author="Hart,Sarah" w:date="2022-09-27T11:42:00Z" w:name="move115171353"/>
      <w:moveTo w:id="86" w:author="Hart,Sarah" w:date="2022-09-27T11:42:00Z">
        <w:del w:id="87" w:author="Hart,Sarah" w:date="2022-09-27T11:42:00Z">
          <w:r w:rsidR="00365411" w:rsidRPr="004F66BC" w:rsidDel="00365411">
            <w:delText xml:space="preserve">Finally, we </w:delText>
          </w:r>
        </w:del>
        <w:r w:rsidR="00365411" w:rsidRPr="004F66BC">
          <w:t>restricted our analyses to plots where</w:t>
        </w:r>
      </w:moveTo>
      <w:ins w:id="88" w:author="Hart,Sarah" w:date="2022-10-18T07:46:00Z">
        <w:r w:rsidR="00670983">
          <w:t xml:space="preserve"> the focal hosts accounted for</w:t>
        </w:r>
      </w:ins>
      <w:moveTo w:id="89" w:author="Hart,Sarah" w:date="2022-09-27T11:42:00Z">
        <w:r w:rsidR="00365411" w:rsidRPr="004F66BC">
          <w:t xml:space="preserve"> at least 75% of the stand basal area</w:t>
        </w:r>
        <w:del w:id="90" w:author="Hart,Sarah" w:date="2022-10-18T07:46:00Z">
          <w:r w:rsidR="00365411" w:rsidRPr="004F66BC" w:rsidDel="00670983">
            <w:delText xml:space="preserve"> was </w:delText>
          </w:r>
        </w:del>
      </w:moveTo>
      <w:ins w:id="91" w:author="Hart,Sarah" w:date="2022-09-27T12:25:00Z">
        <w:r w:rsidR="0013117F">
          <w:t xml:space="preserve">. </w:t>
        </w:r>
      </w:ins>
      <w:ins w:id="92" w:author="Hart,Sarah" w:date="2022-10-03T16:43:00Z">
        <w:r w:rsidR="00F0573C">
          <w:t xml:space="preserve">Finally given our interest in </w:t>
        </w:r>
      </w:ins>
      <w:ins w:id="93" w:author="Hart,Sarah" w:date="2022-10-04T14:54:00Z">
        <w:r w:rsidR="00785CB1">
          <w:t>understanding</w:t>
        </w:r>
      </w:ins>
      <w:moveTo w:id="94" w:author="Hart,Sarah" w:date="2022-09-27T11:42:00Z">
        <w:del w:id="95" w:author="Hart,Sarah" w:date="2022-09-27T12:25:00Z">
          <w:r w:rsidR="00365411" w:rsidRPr="004F66BC" w:rsidDel="0013117F">
            <w:delText>composed of lodgepole pine, Engelmann spruce, and/or subalpine fir.</w:delText>
          </w:r>
        </w:del>
      </w:moveTo>
    </w:p>
    <w:moveToRangeEnd w:id="85"/>
    <w:p w14:paraId="406AC907" w14:textId="53D6851B" w:rsidR="00365411" w:rsidRPr="00F0573C" w:rsidRDefault="00F0573C">
      <w:pPr>
        <w:pStyle w:val="Body"/>
        <w:rPr>
          <w:ins w:id="96" w:author="Hart,Sarah" w:date="2022-09-27T11:42:00Z"/>
          <w:i/>
          <w:iCs/>
          <w:rPrChange w:id="97" w:author="Hart,Sarah" w:date="2022-10-03T16:45:00Z">
            <w:rPr>
              <w:ins w:id="98" w:author="Hart,Sarah" w:date="2022-09-27T11:42:00Z"/>
            </w:rPr>
          </w:rPrChange>
        </w:rPr>
        <w:pPrChange w:id="99" w:author="Hart,Sarah" w:date="2022-10-04T14:35:00Z">
          <w:pPr>
            <w:pStyle w:val="FirstParagraph"/>
          </w:pPr>
        </w:pPrChange>
      </w:pPr>
      <w:ins w:id="100" w:author="Hart,Sarah" w:date="2022-10-03T16:43:00Z">
        <w:r>
          <w:t xml:space="preserve"> how </w:t>
        </w:r>
      </w:ins>
      <w:ins w:id="101" w:author="Hart,Sarah" w:date="2022-10-04T14:54:00Z">
        <w:r w:rsidR="00785CB1">
          <w:t>tre</w:t>
        </w:r>
      </w:ins>
      <w:ins w:id="102" w:author="Hart,Sarah" w:date="2022-10-04T14:55:00Z">
        <w:r w:rsidR="00785CB1">
          <w:t xml:space="preserve">e species diversity </w:t>
        </w:r>
      </w:ins>
      <w:ins w:id="103" w:author="Hart,Sarah" w:date="2022-10-03T16:44:00Z">
        <w:r>
          <w:t>influenc</w:t>
        </w:r>
      </w:ins>
      <w:ins w:id="104" w:author="Hart,Sarah" w:date="2022-10-04T14:55:00Z">
        <w:r w:rsidR="00785CB1">
          <w:t>es bark beetle</w:t>
        </w:r>
      </w:ins>
      <w:ins w:id="105" w:author="Hart,Sarah" w:date="2022-10-03T16:44:00Z">
        <w:r>
          <w:t xml:space="preserve"> outbreak occurrence and effects, we </w:t>
        </w:r>
      </w:ins>
      <w:ins w:id="106" w:author="Hart,Sarah" w:date="2022-10-04T14:55:00Z">
        <w:r w:rsidR="00785CB1">
          <w:t>excluded all</w:t>
        </w:r>
      </w:ins>
      <w:ins w:id="107" w:author="Hart,Sarah" w:date="2022-10-03T16:44:00Z">
        <w:r>
          <w:t xml:space="preserve"> plots </w:t>
        </w:r>
      </w:ins>
      <w:ins w:id="108" w:author="Hart,Sarah" w:date="2022-10-04T15:01:00Z">
        <w:r w:rsidR="00785CB1">
          <w:t xml:space="preserve">with important </w:t>
        </w:r>
      </w:ins>
      <w:ins w:id="109" w:author="Hart,Sarah" w:date="2022-10-03T16:46:00Z">
        <w:r w:rsidR="00107E2D">
          <w:t xml:space="preserve">alternative hosts </w:t>
        </w:r>
      </w:ins>
      <w:ins w:id="110" w:author="Hart,Sarah" w:date="2022-10-04T14:56:00Z">
        <w:r w:rsidR="00785CB1">
          <w:t>[</w:t>
        </w:r>
      </w:ins>
      <w:ins w:id="111" w:author="Hart,Sarah" w:date="2022-10-04T14:55:00Z">
        <w:r w:rsidR="00785CB1">
          <w:t>i.e.,</w:t>
        </w:r>
      </w:ins>
      <w:ins w:id="112" w:author="Hart,Sarah" w:date="2022-10-04T14:56:00Z">
        <w:r w:rsidR="00785CB1">
          <w:t xml:space="preserve"> ponderosa pine (</w:t>
        </w:r>
        <w:r w:rsidR="00785CB1">
          <w:rPr>
            <w:i/>
            <w:iCs/>
          </w:rPr>
          <w:t>Pinus ponderosa)</w:t>
        </w:r>
        <w:r w:rsidR="00785CB1">
          <w:t>, limber pine (</w:t>
        </w:r>
        <w:r w:rsidR="00785CB1">
          <w:rPr>
            <w:i/>
            <w:iCs/>
          </w:rPr>
          <w:t xml:space="preserve">Pinus </w:t>
        </w:r>
        <w:proofErr w:type="spellStart"/>
        <w:r w:rsidR="00785CB1">
          <w:rPr>
            <w:i/>
            <w:iCs/>
          </w:rPr>
          <w:t>flexilis</w:t>
        </w:r>
        <w:proofErr w:type="spellEnd"/>
        <w:r w:rsidR="00785CB1">
          <w:t xml:space="preserve">), </w:t>
        </w:r>
      </w:ins>
      <w:proofErr w:type="spellStart"/>
      <w:ins w:id="113" w:author="Hart,Sarah" w:date="2022-10-04T14:57:00Z">
        <w:r w:rsidR="00785CB1">
          <w:t>whitebark</w:t>
        </w:r>
        <w:proofErr w:type="spellEnd"/>
        <w:r w:rsidR="00785CB1">
          <w:t xml:space="preserve"> pine (</w:t>
        </w:r>
        <w:r w:rsidR="00785CB1">
          <w:rPr>
            <w:i/>
            <w:iCs/>
          </w:rPr>
          <w:t xml:space="preserve">Pinus </w:t>
        </w:r>
        <w:proofErr w:type="spellStart"/>
        <w:r w:rsidR="00785CB1">
          <w:rPr>
            <w:i/>
            <w:iCs/>
          </w:rPr>
          <w:t>albicualis</w:t>
        </w:r>
        <w:proofErr w:type="spellEnd"/>
        <w:r w:rsidR="00785CB1">
          <w:t>), bristlecone pine (</w:t>
        </w:r>
        <w:r w:rsidR="00785CB1">
          <w:rPr>
            <w:i/>
            <w:iCs/>
          </w:rPr>
          <w:t xml:space="preserve">Pinus </w:t>
        </w:r>
        <w:proofErr w:type="spellStart"/>
        <w:r w:rsidR="00785CB1">
          <w:rPr>
            <w:i/>
            <w:iCs/>
          </w:rPr>
          <w:t>aristata</w:t>
        </w:r>
        <w:proofErr w:type="spellEnd"/>
        <w:r w:rsidR="00785CB1">
          <w:t>)</w:t>
        </w:r>
      </w:ins>
      <w:ins w:id="114" w:author="Hart,Sarah" w:date="2022-10-04T14:58:00Z">
        <w:r w:rsidR="00785CB1">
          <w:t xml:space="preserve">, or </w:t>
        </w:r>
      </w:ins>
      <w:ins w:id="115" w:author="Hart,Sarah" w:date="2022-10-04T15:00:00Z">
        <w:r w:rsidR="00785CB1">
          <w:t>western white pine</w:t>
        </w:r>
      </w:ins>
      <w:ins w:id="116" w:author="Hart,Sarah" w:date="2022-10-04T14:58:00Z">
        <w:r w:rsidR="00785CB1">
          <w:t xml:space="preserve"> (</w:t>
        </w:r>
        <w:r w:rsidR="00785CB1">
          <w:rPr>
            <w:i/>
            <w:iCs/>
          </w:rPr>
          <w:t>Pinus</w:t>
        </w:r>
      </w:ins>
      <w:ins w:id="117" w:author="Hart,Sarah" w:date="2022-10-04T14:59:00Z">
        <w:r w:rsidR="00785CB1">
          <w:rPr>
            <w:i/>
            <w:iCs/>
          </w:rPr>
          <w:t xml:space="preserve"> </w:t>
        </w:r>
        <w:proofErr w:type="spellStart"/>
        <w:r w:rsidR="00785CB1">
          <w:rPr>
            <w:i/>
            <w:iCs/>
          </w:rPr>
          <w:t>mon</w:t>
        </w:r>
      </w:ins>
      <w:ins w:id="118" w:author="Hart,Sarah" w:date="2022-10-04T15:00:00Z">
        <w:r w:rsidR="00785CB1">
          <w:rPr>
            <w:i/>
            <w:iCs/>
          </w:rPr>
          <w:t>ticola</w:t>
        </w:r>
      </w:ins>
      <w:proofErr w:type="spellEnd"/>
      <w:ins w:id="119" w:author="Hart,Sarah" w:date="2022-10-04T14:59:00Z">
        <w:r w:rsidR="00785CB1">
          <w:t>)]</w:t>
        </w:r>
      </w:ins>
      <w:ins w:id="120" w:author="Hart,Sarah" w:date="2022-10-04T14:58:00Z">
        <w:r w:rsidR="00785CB1">
          <w:rPr>
            <w:i/>
            <w:iCs/>
          </w:rPr>
          <w:t xml:space="preserve"> </w:t>
        </w:r>
      </w:ins>
      <w:r w:rsidR="00785CB1">
        <w:fldChar w:fldCharType="begin"/>
      </w:r>
      <w:r w:rsidR="00785CB1">
        <w:instrText xml:space="preserve"> ADDIN ZOTERO_ITEM CSL_CITATION {"citationID":"FNBikkat","properties":{"formattedCitation":"(Bentz et al. 2010)","plainCitation":"(Bentz et al. 2010)","noteIndex":0},"citationItems":[{"id":2588,"uris":["http://zotero.org/users/238801/items/HSQMVUZ8"],"itemData":{"id":2588,"type":"article-journal","container-title":"BioScience","issue":"8","page":"602–613","source":"Google Scholar","title":"Climate change and bark beetles of the Western United States and Canada: Direct and indirect effects","title-short":"Climate change and bark beetles of the western United States and Canada","volume":"60","author":[{"family":"Bentz","given":"B. J"},{"family":"Régnière","given":"J."},{"family":"Fettig","given":"C. J"},{"family":"Hansen","given":"E. M"},{"family":"Hayes","given":"J. L"},{"family":"Hicke","given":"J. A"},{"family":"Kelsey","given":"R. G"},{"family":"Negrón","given":"J. F"},{"family":"Seybold","given":"S. J"}],"issued":{"date-parts":[["2010"]]}}}],"schema":"https://github.com/citation-style-language/schema/raw/master/csl-citation.json"} </w:instrText>
      </w:r>
      <w:r w:rsidR="00785CB1">
        <w:fldChar w:fldCharType="separate"/>
      </w:r>
      <w:r w:rsidR="00785CB1">
        <w:rPr>
          <w:noProof/>
        </w:rPr>
        <w:t>(Bentz et al. 2010)</w:t>
      </w:r>
      <w:r w:rsidR="00785CB1">
        <w:fldChar w:fldCharType="end"/>
      </w:r>
      <w:ins w:id="121" w:author="Hart,Sarah" w:date="2022-10-03T16:46:00Z">
        <w:r w:rsidR="00107E2D">
          <w:t xml:space="preserve">. </w:t>
        </w:r>
      </w:ins>
    </w:p>
    <w:p w14:paraId="691D7FE0" w14:textId="7BA8526E" w:rsidR="006A14AC" w:rsidRPr="004F66BC" w:rsidDel="00365411" w:rsidRDefault="006A14AC">
      <w:pPr>
        <w:pStyle w:val="Body"/>
        <w:rPr>
          <w:del w:id="122" w:author="Hart,Sarah" w:date="2022-09-27T11:42:00Z"/>
        </w:rPr>
        <w:pPrChange w:id="123" w:author="Hart,Sarah" w:date="2022-10-04T14:35:00Z">
          <w:pPr>
            <w:pStyle w:val="FirstParagraph"/>
          </w:pPr>
        </w:pPrChange>
      </w:pPr>
      <w:r w:rsidRPr="004F66BC">
        <w:t>For each inventoried tree, we determined the presence/absence of</w:t>
      </w:r>
      <w:del w:id="124" w:author="Hart,Sarah" w:date="2022-09-27T11:36:00Z">
        <w:r w:rsidRPr="004F66BC" w:rsidDel="008852F0">
          <w:delText xml:space="preserve"> </w:delText>
        </w:r>
      </w:del>
      <w:ins w:id="125" w:author="Hart,Sarah" w:date="2022-09-27T11:36:00Z">
        <w:r w:rsidR="008852F0">
          <w:t xml:space="preserve"> MPB, WBBB, and SB</w:t>
        </w:r>
      </w:ins>
      <w:del w:id="126" w:author="Hart,Sarah" w:date="2022-09-27T11:36:00Z">
        <w:r w:rsidRPr="004F66BC" w:rsidDel="008852F0">
          <w:delText>each bark beetle species</w:delText>
        </w:r>
      </w:del>
      <w:r w:rsidRPr="004F66BC">
        <w:t xml:space="preserve">. </w:t>
      </w:r>
      <w:del w:id="127" w:author="Hart,Sarah" w:date="2022-09-27T11:36:00Z">
        <w:r w:rsidRPr="004F66BC" w:rsidDel="008852F0">
          <w:delText>Specifically, for</w:delText>
        </w:r>
      </w:del>
      <w:ins w:id="128" w:author="Hart,Sarah" w:date="2022-09-27T11:36:00Z">
        <w:r w:rsidR="008852F0">
          <w:t>For</w:t>
        </w:r>
      </w:ins>
      <w:r w:rsidRPr="004F66BC">
        <w:t xml:space="preserve"> live lodgepole pine</w:t>
      </w:r>
      <w:ins w:id="129" w:author="Hart,Sarah" w:date="2022-09-27T11:36:00Z">
        <w:r w:rsidR="004A6DEE">
          <w:t>,</w:t>
        </w:r>
      </w:ins>
      <w:r w:rsidRPr="004F66BC">
        <w:t xml:space="preserve"> we listed the presence of MPB when the primary damage agent was listed as MPB or any bark beetle. Similarly, we listed the presence of SB in Engelmann spruce when the damage agent was listed as SB or a general bark beetle. For live subalpine fir, we listed the presence of WBBB when the damage agent was recorded as WBBB, a general bark beetle, or subalpine fir decline, the </w:t>
      </w:r>
      <w:del w:id="130" w:author="Hart,Sarah" w:date="2022-09-27T12:14:00Z">
        <w:r w:rsidRPr="004F66BC" w:rsidDel="00F55041">
          <w:delText xml:space="preserve">relatively slow </w:delText>
        </w:r>
      </w:del>
      <w:r w:rsidRPr="004F66BC">
        <w:t xml:space="preserve">progressive death of fir in response to </w:t>
      </w:r>
      <w:ins w:id="131" w:author="Hart,Sarah" w:date="2022-09-27T12:15:00Z">
        <w:r w:rsidR="00F55041" w:rsidRPr="004F66BC">
          <w:t>drought stress</w:t>
        </w:r>
        <w:r w:rsidR="00F55041">
          <w:t xml:space="preserve">, </w:t>
        </w:r>
      </w:ins>
      <w:r w:rsidRPr="004F66BC">
        <w:t>WBBB attack,</w:t>
      </w:r>
      <w:del w:id="132" w:author="Hart,Sarah" w:date="2022-09-27T12:15:00Z">
        <w:r w:rsidRPr="004F66BC" w:rsidDel="00F55041">
          <w:delText xml:space="preserve"> </w:delText>
        </w:r>
      </w:del>
      <w:del w:id="133" w:author="Hart,Sarah" w:date="2022-09-27T12:14:00Z">
        <w:r w:rsidRPr="004F66BC" w:rsidDel="00F55041">
          <w:delText>drought stress</w:delText>
        </w:r>
      </w:del>
      <w:del w:id="134" w:author="Hart,Sarah" w:date="2022-09-27T12:15:00Z">
        <w:r w:rsidRPr="004F66BC" w:rsidDel="00F55041">
          <w:delText>,</w:delText>
        </w:r>
      </w:del>
      <w:r w:rsidRPr="004F66BC">
        <w:t xml:space="preserve"> and pathogenic root fungi, including </w:t>
      </w:r>
      <w:r w:rsidRPr="004F66BC">
        <w:rPr>
          <w:i/>
          <w:iCs/>
        </w:rPr>
        <w:t>Armillaria</w:t>
      </w:r>
      <w:r w:rsidRPr="004F66BC">
        <w:t xml:space="preserve"> spp. and </w:t>
      </w:r>
      <w:proofErr w:type="spellStart"/>
      <w:r w:rsidRPr="004F66BC">
        <w:rPr>
          <w:i/>
          <w:iCs/>
        </w:rPr>
        <w:t>Heterobasidion</w:t>
      </w:r>
      <w:proofErr w:type="spellEnd"/>
      <w:r w:rsidRPr="004F66BC">
        <w:rPr>
          <w:i/>
          <w:iCs/>
        </w:rPr>
        <w:t xml:space="preserve"> </w:t>
      </w:r>
      <w:proofErr w:type="spellStart"/>
      <w:r w:rsidRPr="004F66BC">
        <w:rPr>
          <w:i/>
          <w:iCs/>
        </w:rPr>
        <w:t>parviporum</w:t>
      </w:r>
      <w:proofErr w:type="spellEnd"/>
      <w:r w:rsidRPr="004F66BC">
        <w:t xml:space="preserve"> (</w:t>
      </w:r>
      <w:proofErr w:type="spellStart"/>
      <w:r w:rsidRPr="004F66BC">
        <w:t>Lalande</w:t>
      </w:r>
      <w:proofErr w:type="spellEnd"/>
      <w:r w:rsidRPr="004F66BC">
        <w:t xml:space="preserve"> et al. 2020). </w:t>
      </w:r>
      <w:ins w:id="135" w:author="Hart,Sarah" w:date="2022-09-27T12:05:00Z">
        <w:r w:rsidR="00754BB9">
          <w:t xml:space="preserve">Field surveys across the region suggest that </w:t>
        </w:r>
      </w:ins>
      <w:ins w:id="136" w:author="Hart,Sarah" w:date="2022-09-27T12:13:00Z">
        <w:r w:rsidR="00F55041">
          <w:t>94</w:t>
        </w:r>
      </w:ins>
      <w:ins w:id="137" w:author="Hart,Sarah" w:date="2022-09-27T12:12:00Z">
        <w:r w:rsidR="00F55041">
          <w:t xml:space="preserve">% of subalpine fir killed in the previous </w:t>
        </w:r>
      </w:ins>
      <w:ins w:id="138" w:author="Hart,Sarah" w:date="2022-09-27T12:13:00Z">
        <w:r w:rsidR="00F55041">
          <w:t xml:space="preserve">decade by a biotic agent were affected by WBBB </w:t>
        </w:r>
      </w:ins>
      <w:r w:rsidR="00F55041">
        <w:fldChar w:fldCharType="begin"/>
      </w:r>
      <w:r w:rsidR="00F55041">
        <w:instrText xml:space="preserve"> ADDIN ZOTERO_ITEM CSL_CITATION {"citationID":"VJYw01uI","properties":{"formattedCitation":"(Harvey et al. 2021)","plainCitation":"(Harvey et al. 2021)","noteIndex":0},"citationItems":[{"id":3354,"uris":["http://zotero.org/users/238801/items/MHU4HW56"],"itemData":{"id":3354,"type":"article-journal","abstract":"Understanding how drivers of ecological disturbance operate across scales is important in an era of increasing disturbance activity. Severe and extensive Dendroctonus bark beetle outbreaks across western North America have left in their wake dominance by shade-tolerant and commonly late-seral trees such as subalpine fir (Abies lasiocarpa), which can foster resilience of forest cover. However, subalpine fir decline (SFD) is a poorly understood phenomenon that has killed trees across millions of hectares in western North America with unknown consequences for future forest resilience. How different factors (e.g., climate, topography, host-tree characteristics, and abundance) govern SFD presence and severity across spatial scales from individual trees to a subcontinental scale has not been explored in a single framework. Here, we combine broad-scale geospatial data on SFD occurrence, stand-scale field data on SFD severity, and fine-scale individual tree data on mortality to test the relative importance of factors related to SFD across spatial scales spanning &gt;10 orders of magnitude (&lt;1 m to &gt;10 M hectares). At the broadest scale (subcontinental, 25 M ha), annual areal extent of SFD over time increased sharply with antecedent drought. At regional- ( 6 M ha) and stand- (0.1–0.25 ha) scales, the occurrence and severity of SFD were spatially associated with more mesic topographic positions and greater host-tree abundance. Finally, at the individual tree- and tree-neighborhood- (&lt;1 m) scale, the probability of mortality increased for larger trees and trees closer to dead conspecific neighbors. The positive temporal association of SFD with drought at broad scales versus the positive spatial association of SFD with mesic sites at fine scales suggests strong importance of local biotic processes in mediating drought-driven forest decline and highlights the need for understanding multi-scale drivers of ecological disturbance.","container-title":"Ecosphere","DOI":"https://doi.org/10.1002/ecs2.3318","ISSN":"2150-8925","issue":"1","language":"en","license":"© 2021 The Authors.","note":"_eprint: https://esajournals.onlinelibrary.wiley.com/doi/pdf/10.1002/ecs2.3318","page":"e03318","source":"Wiley Online Library","title":"Droughty times in mesic places: factors associated with forest mortality vary by scale in a temperate subalpine region","title-short":"Droughty times in mesic places","volume":"12","author":[{"family":"Harvey","given":"Brian J."},{"family":"Andrus","given":"Robert A."},{"family":"Battaglia","given":"Mike A."},{"family":"Negrón","given":"José F."},{"family":"Orrego","given":"Alexandra"},{"family":"Veblen","given":"Thomas T."}],"issued":{"date-parts":[["2021"]]}}}],"schema":"https://github.com/citation-style-language/schema/raw/master/csl-citation.json"} </w:instrText>
      </w:r>
      <w:r w:rsidR="00F55041">
        <w:fldChar w:fldCharType="separate"/>
      </w:r>
      <w:r w:rsidR="00785CB1">
        <w:rPr>
          <w:noProof/>
        </w:rPr>
        <w:t>(Harvey et al. 2021)</w:t>
      </w:r>
      <w:r w:rsidR="00F55041">
        <w:fldChar w:fldCharType="end"/>
      </w:r>
      <w:ins w:id="139" w:author="Hart,Sarah" w:date="2022-09-27T12:14:00Z">
        <w:r w:rsidR="00F55041">
          <w:t>.</w:t>
        </w:r>
      </w:ins>
      <w:ins w:id="140" w:author="Hart,Sarah" w:date="2022-09-27T12:15:00Z">
        <w:r w:rsidR="00F55041">
          <w:t xml:space="preserve"> </w:t>
        </w:r>
      </w:ins>
      <w:r w:rsidRPr="004F66BC">
        <w:t>For recently killed tees, we assumed the mortality of lodgepole pine, Engelmann spruce, and subalpine fir that was attributed to an insect, was caused by the MPB, SB, and WBBB, respectively.</w:t>
      </w:r>
      <w:ins w:id="141" w:author="Hart,Sarah" w:date="2022-09-27T11:40:00Z">
        <w:r w:rsidR="004A6DEE">
          <w:t xml:space="preserve"> While mortality due to other insects</w:t>
        </w:r>
      </w:ins>
      <w:ins w:id="142" w:author="Hart,Sarah" w:date="2022-10-18T07:50:00Z">
        <w:r w:rsidR="00670983">
          <w:t xml:space="preserve"> is possible,</w:t>
        </w:r>
      </w:ins>
      <w:ins w:id="143" w:author="Hart,Sarah" w:date="2022-09-27T11:40:00Z">
        <w:r w:rsidR="004A6DEE">
          <w:t xml:space="preserve"> </w:t>
        </w:r>
      </w:ins>
      <w:ins w:id="144" w:author="Hart,Sarah" w:date="2022-09-27T11:59:00Z">
        <w:r w:rsidR="009B02F7">
          <w:t>over the past two decades MPB, SB, and WBBB</w:t>
        </w:r>
      </w:ins>
      <w:ins w:id="145" w:author="Hart,Sarah" w:date="2022-09-27T12:00:00Z">
        <w:r w:rsidR="009B02F7">
          <w:t xml:space="preserve"> have caused </w:t>
        </w:r>
      </w:ins>
      <w:ins w:id="146" w:author="Hart,Sarah" w:date="2022-09-27T12:01:00Z">
        <w:r w:rsidR="009B02F7">
          <w:t>vast majority of lodgepole pine, Engelmann spruce, and subalpine fir mortality, respectively (Fig. S1</w:t>
        </w:r>
      </w:ins>
      <w:ins w:id="147" w:author="Hart,Sarah" w:date="2022-10-18T07:50:00Z">
        <w:r w:rsidR="00670983">
          <w:t>).</w:t>
        </w:r>
      </w:ins>
      <w:ins w:id="148" w:author="Hart,Sarah" w:date="2022-09-27T11:41:00Z">
        <w:r w:rsidR="004A6DEE">
          <w:t xml:space="preserve"> </w:t>
        </w:r>
      </w:ins>
    </w:p>
    <w:p w14:paraId="74B0413C" w14:textId="3CC84577" w:rsidR="006A14AC" w:rsidRPr="004F66BC" w:rsidRDefault="006A14AC">
      <w:pPr>
        <w:pStyle w:val="Body"/>
        <w:pPrChange w:id="149" w:author="Hart,Sarah" w:date="2022-10-04T14:35:00Z">
          <w:pPr>
            <w:pStyle w:val="BodyText"/>
          </w:pPr>
        </w:pPrChange>
      </w:pPr>
      <w:r w:rsidRPr="004F66BC">
        <w:t xml:space="preserve">For each plot, we then listed the occurrence of an outbreak of each bark beetle species, when tree mortality rates were above background rates, defined here as </w:t>
      </w:r>
      <w:del w:id="150" w:author="Hart,Sarah" w:date="2022-09-27T11:41:00Z">
        <w:r w:rsidRPr="004F66BC" w:rsidDel="004A6DEE">
          <w:delText xml:space="preserve">more than </w:delText>
        </w:r>
      </w:del>
      <w:ins w:id="151" w:author="Hart,Sarah" w:date="2022-09-27T11:41:00Z">
        <w:r w:rsidR="004A6DEE">
          <w:t>&gt;</w:t>
        </w:r>
      </w:ins>
      <w:r w:rsidRPr="004F66BC">
        <w:t xml:space="preserve">10% of the host trees </w:t>
      </w:r>
      <w:del w:id="152" w:author="Hart,Sarah" w:date="2022-09-27T11:41:00Z">
        <w:r w:rsidRPr="004F66BC" w:rsidDel="004A6DEE">
          <w:delText xml:space="preserve">affected </w:delText>
        </w:r>
      </w:del>
      <w:ins w:id="153" w:author="Hart,Sarah" w:date="2022-09-27T11:41:00Z">
        <w:r w:rsidR="004A6DEE">
          <w:t>attacked</w:t>
        </w:r>
        <w:r w:rsidR="004A6DEE" w:rsidRPr="004F66BC">
          <w:t xml:space="preserve"> </w:t>
        </w:r>
      </w:ins>
      <w:r w:rsidRPr="004F66BC">
        <w:t xml:space="preserve">by bark beetles in the past ten years (Van </w:t>
      </w:r>
      <w:proofErr w:type="spellStart"/>
      <w:r w:rsidRPr="004F66BC">
        <w:t>Mantgem</w:t>
      </w:r>
      <w:proofErr w:type="spellEnd"/>
      <w:r w:rsidRPr="004F66BC">
        <w:t xml:space="preserve"> et al. 2009). </w:t>
      </w:r>
      <w:del w:id="154" w:author="Hart,Sarah" w:date="2022-09-27T11:42:00Z">
        <w:r w:rsidRPr="004F66BC" w:rsidDel="00365411">
          <w:delText>We then calculated the severity of bark beetle activity, defined here as</w:delText>
        </w:r>
      </w:del>
      <w:del w:id="155" w:author="Hart,Sarah" w:date="2022-09-27T11:41:00Z">
        <w:r w:rsidRPr="004F66BC" w:rsidDel="00365411">
          <w:delText xml:space="preserve"> the percent basal area loss</w:delText>
        </w:r>
      </w:del>
      <w:del w:id="156" w:author="Hart,Sarah" w:date="2022-09-27T11:42:00Z">
        <w:r w:rsidRPr="004F66BC" w:rsidDel="00365411">
          <w:delText xml:space="preserve">. </w:delText>
        </w:r>
      </w:del>
      <w:moveFromRangeStart w:id="157" w:author="Hart,Sarah" w:date="2022-09-27T11:42:00Z" w:name="move115171353"/>
      <w:moveFrom w:id="158" w:author="Hart,Sarah" w:date="2022-09-27T11:42:00Z">
        <w:r w:rsidRPr="004F66BC" w:rsidDel="00365411">
          <w:t>Finally, we restricted our analyses to plots where at least 75% of the stand basal area was composed of lodgepole pine, Engelmann spruce, and/or subalpine fir.</w:t>
        </w:r>
      </w:moveFrom>
      <w:moveFromRangeEnd w:id="157"/>
    </w:p>
    <w:p w14:paraId="26B2548B" w14:textId="77777777" w:rsidR="006A14AC" w:rsidRPr="004F66BC" w:rsidRDefault="006A14AC" w:rsidP="00E81019">
      <w:pPr>
        <w:pStyle w:val="Heading2"/>
      </w:pPr>
      <w:bookmarkStart w:id="159" w:name="analyses"/>
      <w:bookmarkEnd w:id="73"/>
      <w:r w:rsidRPr="004F66BC">
        <w:lastRenderedPageBreak/>
        <w:t>Analyses</w:t>
      </w:r>
    </w:p>
    <w:p w14:paraId="2262175D" w14:textId="77777777" w:rsidR="006A14AC" w:rsidRPr="004F66BC" w:rsidRDefault="006A14AC" w:rsidP="00E81019">
      <w:pPr>
        <w:pStyle w:val="Heading3"/>
      </w:pPr>
      <w:bookmarkStart w:id="160" w:name="Xe9a5869085f6d3452accd100ccb1e1df5a8e2b1"/>
      <w:r w:rsidRPr="004F66BC">
        <w:t>Understanding host abundance and size influenced patterns of outbreak occurrence</w:t>
      </w:r>
    </w:p>
    <w:p w14:paraId="28270D79" w14:textId="1110571C" w:rsidR="006A14AC" w:rsidRPr="004F66BC" w:rsidRDefault="006A14AC">
      <w:pPr>
        <w:pStyle w:val="Body"/>
        <w:pPrChange w:id="161" w:author="Hart,Sarah" w:date="2022-10-04T14:36:00Z">
          <w:pPr>
            <w:pStyle w:val="FirstParagraph"/>
          </w:pPr>
        </w:pPrChange>
      </w:pPr>
      <w:r w:rsidRPr="004F66BC">
        <w:t>To understand if and how host abundance and size influenced patterns of MPB, SB, and WBBB outbreak occurrence, we used a random forest (RF) modeling framework (</w:t>
      </w:r>
      <w:proofErr w:type="spellStart"/>
      <w:r w:rsidRPr="004F66BC">
        <w:t>Breiman</w:t>
      </w:r>
      <w:proofErr w:type="spellEnd"/>
      <w:r w:rsidRPr="004F66BC">
        <w:t xml:space="preserve"> 2001). RFs are a distribution-free approach useful for modelling nonlinear relationships and complex interactions characteristic of ecological systems (Cutler et al. 2007). We constructed separate models for the presence of MPB, SB, and WBBB and as predictor variables included host QMD, host BA, host dominance (percent basal area), and total BA, variables commonly linked to stand susceptibility to bark beetle outbreak </w:t>
      </w:r>
      <w:r w:rsidR="00F55041">
        <w:fldChar w:fldCharType="begin"/>
      </w:r>
      <w:r w:rsidR="00F55041">
        <w:instrText xml:space="preserve"> ADDIN ZOTERO_ITEM CSL_CITATION {"citationID":"eT63mq5T","properties":{"formattedCitation":"(Schmid and Frye 1976, Shore and Safranyik 1992, Lalande et al. 2020)","plainCitation":"(Schmid and Frye 1976, Shore and Safranyik 1992, Lalande et al. 2020)","noteIndex":0},"citationItems":[{"id":1899,"uris":["http://zotero.org/users/238801/items/I9LFDJCQ"],"itemData":{"id":1899,"type":"report","language":"en","number":"Research Paper RM-309","page":"4","publisher":"USDA Forest Service, Rocky Mountain Research Station","source":"Zotero","title":"Stand ratings for spruce beetles","author":[{"family":"Schmid","given":"J M"},{"family":"Frye","given":"R H"}],"issued":{"date-parts":[["1976"]]}}},{"id":2159,"uris":["http://zotero.org/users/238801/items/2BWZ6T56"],"itemData":{"id":2159,"type":"report","number":"For. Can. Pac. Yukon Reg. Inf. Rep. No. BC-X-336.","title":"Susceptibility and risk-rating systems for the mountain pine beetle in lodgepole pine stands","author":[{"family":"Shore","given":"T.L."},{"family":"Safranyik","given":"L."}],"issued":{"date-parts":[["1992"]]}}},{"id":4108,"uris":["http://zotero.org/users/238801/items/DA8RTEYC"],"itemData":{"id":4108,"type":"article-journal","abstract":"Subalpine fir mortality complex has caused significant damage to high elevation forests within Colorado. For the past two decades the climate of spruce-fir forests has trended towards being warmer and drier, which indirectly affects subalpine fir mortality. We examined potential links among abiotic (i.e. deviations in temperature and precipitation), biotic [Armillaria root disease (Armillaria spp.), Western balsam bark beetle (Dryocoetes confusus), a black stain fungus (Ophiostoma dryocoetidis)] and forest structure factors with mortality in subalpine fir (Abies lasiocarpa) and Engelmann spruce (Picea engelmannii) dominated forests of Colorado. Sampling was performed in two separate field surveys: 1. Statewide characterization plots and 2. Stand health monitoring plots. The statewide characterization plots were compared to aerial surveys and to establish suitable locations for stand health plots. Stand health monitoring plots collected direct measurements of abiotic and biotic factors affecting forests, with an emphasis on identifying the presence of D. confusus and Armillaria spp. The objectives of this study were to determine: (1) Is spruce-fir morality observed at ground level similar to that estimated through aerial surveys? (2) Is the presence dead subalpine fir and Englemann spruce on a plot associated with site and stand characteristics?, (3) What factors are associated with the incidence of Armillaria spp., Dr. confusus, and Dendroctonus rufipennis?, and (4) Do trends in warming temperatures and reductions in precipitation in the past five years influence subalpine fir mortality and/or the presence of biotic agents? Our results suggested that the presence of biotic agents (Dr. confusus, De. rufipennis, Armillaria spp., and O. dryocoetidis) and stand density are associated with spruce-fir mortality, whereas climatic factors had a direct association to the presence of Armillaria and were indirectly associated with mortality via Dr. confusus. Increasing maximum summer temperatures were found to be associated with the presence of Armillaria spp. The climatic variables investigated in this study did not significantly link to incidence of Dr. confusus, yet stand density was associated with increasing prevalence of Dr. confusus. The presence of Armillaria spp. and Dr. confusus were significantly related to tree decline, but several other factors are also associated with subalpine fir mortality, suggesting complex interactions of abiotic and biotic factors are likely involved. We hypothesized that increasing stand density, drought and the presence of Dr. confusus and Armillaria spp. are threatening Colorado spruce-fir forests. Understanding the factors that are involved in subalpine fir mortality are important for management.","container-title":"Forest Ecology and Management","DOI":"10.1016/j.foreco.2020.118133","ISSN":"0378-1127","journalAbbreviation":"Forest Ecology and Management","language":"en","page":"118133","source":"ScienceDirect","title":"Subalpine fir mortality in Colorado is associated with stand density, warming climates and interactions among fungal diseases and the western balsam bark beetle","volume":"466","author":[{"family":"Lalande","given":"Bradley M."},{"family":"Hughes","given":"Kristina"},{"family":"Jacobi","given":"William R."},{"family":"Tinkham","given":"Wade T."},{"family":"Reich","given":"Robin"},{"family":"Stewart","given":"Jane E."}],"issued":{"date-parts":[["2020",6,15]]}}}],"schema":"https://github.com/citation-style-language/schema/raw/master/csl-citation.json"} </w:instrText>
      </w:r>
      <w:r w:rsidR="00F55041">
        <w:fldChar w:fldCharType="separate"/>
      </w:r>
      <w:r w:rsidR="00785CB1">
        <w:rPr>
          <w:noProof/>
        </w:rPr>
        <w:t>(Schmid and Frye 1976, Shore and Safranyik 1992, Lalande et al. 2020)</w:t>
      </w:r>
      <w:r w:rsidR="00F55041">
        <w:fldChar w:fldCharType="end"/>
      </w:r>
      <w:ins w:id="162" w:author="Hart,Sarah" w:date="2022-09-27T12:17:00Z">
        <w:r w:rsidR="00F55041">
          <w:t xml:space="preserve">. </w:t>
        </w:r>
      </w:ins>
      <w:del w:id="163" w:author="Hart,Sarah" w:date="2022-09-27T12:17:00Z">
        <w:r w:rsidRPr="004F66BC" w:rsidDel="00F55041">
          <w:delText xml:space="preserve">Lalande et al. (2020). </w:delText>
        </w:r>
      </w:del>
      <w:r w:rsidRPr="004F66BC">
        <w:t xml:space="preserve">Because most stands in our dataset were unaffected by bark beetles, we used a synthetic minority oversampling technique (SMOTE) to handle the imbalance in the response </w:t>
      </w:r>
      <w:r w:rsidR="00F55041">
        <w:fldChar w:fldCharType="begin"/>
      </w:r>
      <w:r w:rsidR="00B563C2">
        <w:instrText xml:space="preserve"> ADDIN ZOTERO_ITEM CSL_CITATION {"citationID":"tyRnudUK","properties":{"formattedCitation":"(Chawla et al. 2002)","plainCitation":"(Chawla et al. 2002)","noteIndex":0},"citationItems":[{"id":3760,"uris":["http://zotero.org/users/238801/items/F9TXQTNQ"],"itemData":{"id":3760,"type":"article-journal","abstract":"An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strategy.","container-title":"Journal of Artificial Intelligence Research","DOI":"10.1613/jair.953","ISSN":"1076-9757","journalAbbreviation":"jair","note":"arXiv: 1106.1813","page":"321-357","source":"arXiv.org","title":"SMOTE: Synthetic Minority Over-sampling Technique","title-short":"SMOTE","volume":"16","author":[{"family":"Chawla","given":"N. V."},{"family":"Bowyer","given":"K. W."},{"family":"Hall","given":"L. O."},{"family":"Kegelmeyer","given":"W. P."}],"issued":{"date-parts":[["2002",6,1]]}}}],"schema":"https://github.com/citation-style-language/schema/raw/master/csl-citation.json"} </w:instrText>
      </w:r>
      <w:r w:rsidR="00F55041">
        <w:fldChar w:fldCharType="separate"/>
      </w:r>
      <w:r w:rsidR="00785CB1">
        <w:rPr>
          <w:noProof/>
        </w:rPr>
        <w:t>(Chawla et al. 2002)</w:t>
      </w:r>
      <w:r w:rsidR="00F55041">
        <w:fldChar w:fldCharType="end"/>
      </w:r>
      <w:ins w:id="164" w:author="Hart,Sarah" w:date="2022-09-27T12:17:00Z">
        <w:r w:rsidR="00B563C2">
          <w:t xml:space="preserve">. </w:t>
        </w:r>
      </w:ins>
      <w:del w:id="165" w:author="Hart,Sarah" w:date="2022-09-27T12:17:00Z">
        <w:r w:rsidRPr="004F66BC" w:rsidDel="00F55041">
          <w:delText>(</w:delText>
        </w:r>
        <w:r w:rsidRPr="004F66BC" w:rsidDel="00F55041">
          <w:rPr>
            <w:b/>
            <w:bCs/>
          </w:rPr>
          <w:delText>chawla_smote_2002?</w:delText>
        </w:r>
        <w:r w:rsidRPr="004F66BC" w:rsidDel="00F55041">
          <w:delText xml:space="preserve">). </w:delText>
        </w:r>
      </w:del>
      <w:r w:rsidRPr="004F66BC">
        <w:t>Briefly, the SMOTE approach over-samples the minority class by synthesizing new cases from the minority class (here affected stands).</w:t>
      </w:r>
    </w:p>
    <w:p w14:paraId="7D3CA7C1" w14:textId="12989BFF" w:rsidR="006A14AC" w:rsidRPr="004F66BC" w:rsidRDefault="006A14AC">
      <w:pPr>
        <w:pStyle w:val="Body"/>
        <w:pPrChange w:id="166" w:author="Hart,Sarah" w:date="2022-10-04T14:36:00Z">
          <w:pPr>
            <w:pStyle w:val="BodyText"/>
          </w:pPr>
        </w:pPrChange>
      </w:pPr>
      <w:r w:rsidRPr="004F66BC">
        <w:t>We fit models by first splitting the data into separate training and testing datasets, consisting of 70% and 30% of the full dataset, respectively. We then tuned the model hyperparameters</w:t>
      </w:r>
      <w:ins w:id="167" w:author="Hart,Sarah" w:date="2022-09-27T12:18:00Z">
        <w:r w:rsidR="00B563C2">
          <w:t xml:space="preserve"> </w:t>
        </w:r>
      </w:ins>
      <w:r w:rsidRPr="004F66BC">
        <w:t>(</w:t>
      </w:r>
      <w:ins w:id="168" w:author="Hart,Sarah" w:date="2022-09-27T12:18:00Z">
        <w:r w:rsidR="00B563C2">
          <w:t>the number of variables to try at each split,</w:t>
        </w:r>
      </w:ins>
      <w:del w:id="169" w:author="Hart,Sarah" w:date="2022-09-27T12:18:00Z">
        <w:r w:rsidRPr="004F66BC" w:rsidDel="00B563C2">
          <w:delText>the</w:delText>
        </w:r>
      </w:del>
      <w:r w:rsidRPr="004F66BC">
        <w:t xml:space="preserve"> number of trees</w:t>
      </w:r>
      <w:ins w:id="170" w:author="Hart,Sarah" w:date="2022-09-27T12:18:00Z">
        <w:r w:rsidR="00B563C2">
          <w:t>,</w:t>
        </w:r>
      </w:ins>
      <w:r w:rsidRPr="004F66BC">
        <w:t xml:space="preserve"> and minimum node size) on the training dataset using a 10-fold cross-validation approach. We selected the hyperparameters that maximized the area under the receiver operation curve (AUC) statistic, which quantifies the performance of a classifier by comparing the false positive and true positive rates. After fitting the final model on the training data, we then assessed model performance by quantifying the model’s ability to correctly predict outbreak occurrence in the testing data using the AUC statistic. To assess the contribution of each variable to overall model </w:t>
      </w:r>
      <w:r w:rsidRPr="004F66BC">
        <w:lastRenderedPageBreak/>
        <w:t>fit, we calculated the permutation importance, which measures the change in prediction error that occurs when the focal variable is randomly permutated (</w:t>
      </w:r>
      <w:proofErr w:type="spellStart"/>
      <w:r w:rsidRPr="004F66BC">
        <w:t>Breiman</w:t>
      </w:r>
      <w:proofErr w:type="spellEnd"/>
      <w:r w:rsidRPr="004F66BC">
        <w:t xml:space="preserve"> 2001). Finally, we used accumulated local effects (ALE) plots to assess the relationship between each predictor variable and the probability of outbreak occurrence. Models were fit in R </w:t>
      </w:r>
      <w:r w:rsidR="00B563C2">
        <w:fldChar w:fldCharType="begin"/>
      </w:r>
      <w:r w:rsidR="00B563C2">
        <w:instrText xml:space="preserve"> ADDIN ZOTERO_ITEM CSL_CITATION {"citationID":"mRJglgP7","properties":{"formattedCitation":"(R Core Team 2022)","plainCitation":"(R Core Team 2022)","noteIndex":0},"citationItems":[{"id":4278,"uris":["http://zotero.org/users/238801/items/K4VSSR6I"],"itemData":{"id":4278,"type":"software","event-place":"Vienna, Austria","ISBN":"3-900051-07-0","publisher":"R Foundation for Statistical Computing","publisher-place":"Vienna, Austria","title":"R: A language and environment for statistical computing","URL":"http://www.R-project.org","author":[{"family":"R Core Team","given":""}],"issued":{"date-parts":[["2022"]]}}}],"schema":"https://github.com/citation-style-language/schema/raw/master/csl-citation.json"} </w:instrText>
      </w:r>
      <w:r w:rsidR="00B563C2">
        <w:fldChar w:fldCharType="separate"/>
      </w:r>
      <w:r w:rsidR="00785CB1">
        <w:rPr>
          <w:noProof/>
        </w:rPr>
        <w:t>(R Core Team 2022)</w:t>
      </w:r>
      <w:r w:rsidR="00B563C2">
        <w:fldChar w:fldCharType="end"/>
      </w:r>
      <w:ins w:id="171" w:author="Hart,Sarah" w:date="2022-09-27T12:19:00Z">
        <w:r w:rsidR="00B563C2">
          <w:t xml:space="preserve"> </w:t>
        </w:r>
      </w:ins>
      <w:del w:id="172" w:author="Hart,Sarah" w:date="2022-09-27T12:19:00Z">
        <w:r w:rsidRPr="004F66BC" w:rsidDel="00B563C2">
          <w:delText>(</w:delText>
        </w:r>
        <w:r w:rsidRPr="004F66BC" w:rsidDel="00B563C2">
          <w:rPr>
            <w:b/>
            <w:bCs/>
          </w:rPr>
          <w:delText>r_core_team_r:_2022?</w:delText>
        </w:r>
        <w:r w:rsidRPr="004F66BC" w:rsidDel="00B563C2">
          <w:delText xml:space="preserve">) </w:delText>
        </w:r>
      </w:del>
      <w:r w:rsidRPr="004F66BC">
        <w:t xml:space="preserve">using the </w:t>
      </w:r>
      <w:proofErr w:type="spellStart"/>
      <w:r w:rsidRPr="004F66BC">
        <w:t>Tidymodels</w:t>
      </w:r>
      <w:proofErr w:type="spellEnd"/>
      <w:r w:rsidRPr="004F66BC">
        <w:t xml:space="preserve"> </w:t>
      </w:r>
      <w:del w:id="173" w:author="Hart,Sarah" w:date="2022-09-27T12:19:00Z">
        <w:r w:rsidRPr="004F66BC" w:rsidDel="00B563C2">
          <w:delText xml:space="preserve">package </w:delText>
        </w:r>
      </w:del>
      <w:r w:rsidR="00B563C2">
        <w:fldChar w:fldCharType="begin"/>
      </w:r>
      <w:r w:rsidR="00B563C2">
        <w:instrText xml:space="preserve"> ADDIN ZOTERO_ITEM CSL_CITATION {"citationID":"HACPm2nf","properties":{"formattedCitation":"(Kuhn and Wickham 2020)","plainCitation":"(Kuhn and Wickham 2020)","noteIndex":0},"citationItems":[{"id":3759,"uris":["http://zotero.org/users/238801/items/JJXGPJGK"],"itemData":{"id":3759,"type":"software","title":"Tidymodels: a collection of packages for modeling and machine learning using tidyverse principles","URL":"https://www.tidymodels.org","author":[{"family":"Kuhn","given":"Max"},{"family":"Wickham","given":"Hadley"}],"issued":{"date-parts":[["2020"]]}}}],"schema":"https://github.com/citation-style-language/schema/raw/master/csl-citation.json"} </w:instrText>
      </w:r>
      <w:r w:rsidR="00B563C2">
        <w:fldChar w:fldCharType="separate"/>
      </w:r>
      <w:r w:rsidR="00785CB1">
        <w:rPr>
          <w:noProof/>
        </w:rPr>
        <w:t>(Kuhn and Wickham 2020)</w:t>
      </w:r>
      <w:r w:rsidR="00B563C2">
        <w:fldChar w:fldCharType="end"/>
      </w:r>
      <w:ins w:id="174" w:author="Hart,Sarah" w:date="2022-09-27T12:19:00Z">
        <w:r w:rsidR="00B563C2">
          <w:t xml:space="preserve"> and ranger </w:t>
        </w:r>
      </w:ins>
      <w:r w:rsidR="00B563C2">
        <w:fldChar w:fldCharType="begin"/>
      </w:r>
      <w:r w:rsidR="00B563C2">
        <w:instrText xml:space="preserve"> ADDIN ZOTERO_ITEM CSL_CITATION {"citationID":"yYGnyD1i","properties":{"formattedCitation":"(Wright et al. 2020)","plainCitation":"(Wright et al. 2020)","noteIndex":0},"citationItems":[{"id":3454,"uris":["http://zotero.org/users/238801/items/ZA74WRMC"],"itemData":{"id":3454,"type":"software","title":"ranger: A Fast Implementation of Random Forests","URL":"https://cran.r-project.org/web/packages/ranger/ranger.pdf","version":"0.12.1","author":[{"family":"Wright","given":"Marvin N."},{"family":"Wager","given":"Stefan"},{"family":"Probst","given":"Philipp"}],"accessed":{"date-parts":[["2021",2,23]]},"issued":{"date-parts":[["2020"]]}}}],"schema":"https://github.com/citation-style-language/schema/raw/master/csl-citation.json"} </w:instrText>
      </w:r>
      <w:r w:rsidR="00B563C2">
        <w:fldChar w:fldCharType="separate"/>
      </w:r>
      <w:r w:rsidR="00785CB1">
        <w:rPr>
          <w:noProof/>
        </w:rPr>
        <w:t>(Wright et al. 2020)</w:t>
      </w:r>
      <w:r w:rsidR="00B563C2">
        <w:fldChar w:fldCharType="end"/>
      </w:r>
      <w:ins w:id="175" w:author="Hart,Sarah" w:date="2022-09-27T12:20:00Z">
        <w:r w:rsidR="00B563C2">
          <w:t xml:space="preserve"> </w:t>
        </w:r>
      </w:ins>
      <w:ins w:id="176" w:author="Hart,Sarah" w:date="2022-09-27T12:19:00Z">
        <w:r w:rsidR="00B563C2">
          <w:t>packages</w:t>
        </w:r>
      </w:ins>
      <w:del w:id="177" w:author="Hart,Sarah" w:date="2022-09-27T12:19:00Z">
        <w:r w:rsidRPr="004F66BC" w:rsidDel="00B563C2">
          <w:delText>(</w:delText>
        </w:r>
        <w:r w:rsidRPr="004F66BC" w:rsidDel="00B563C2">
          <w:rPr>
            <w:b/>
            <w:bCs/>
          </w:rPr>
          <w:delText>kuhn_tidymodels_2020?</w:delText>
        </w:r>
      </w:del>
      <w:ins w:id="178" w:author="Hart,Sarah" w:date="2022-09-27T12:20:00Z">
        <w:r w:rsidR="00B563C2">
          <w:t>. A</w:t>
        </w:r>
      </w:ins>
      <w:del w:id="179" w:author="Hart,Sarah" w:date="2022-09-27T12:19:00Z">
        <w:r w:rsidRPr="004F66BC" w:rsidDel="00B563C2">
          <w:delText xml:space="preserve">) </w:delText>
        </w:r>
      </w:del>
      <w:del w:id="180" w:author="Hart,Sarah" w:date="2022-09-27T12:20:00Z">
        <w:r w:rsidRPr="004F66BC" w:rsidDel="00B563C2">
          <w:delText>and A</w:delText>
        </w:r>
      </w:del>
      <w:r w:rsidRPr="004F66BC">
        <w:t xml:space="preserve">LE plots were constructed using the </w:t>
      </w:r>
      <w:proofErr w:type="spellStart"/>
      <w:r w:rsidRPr="004F66BC">
        <w:t>ALEPlot</w:t>
      </w:r>
      <w:proofErr w:type="spellEnd"/>
      <w:r w:rsidRPr="004F66BC">
        <w:t xml:space="preserve"> package (</w:t>
      </w:r>
      <w:proofErr w:type="spellStart"/>
      <w:r w:rsidRPr="004F66BC">
        <w:t>Apley</w:t>
      </w:r>
      <w:proofErr w:type="spellEnd"/>
      <w:r w:rsidRPr="004F66BC">
        <w:t xml:space="preserve"> 2018).</w:t>
      </w:r>
    </w:p>
    <w:p w14:paraId="1AFC9E49" w14:textId="77777777" w:rsidR="006A14AC" w:rsidRPr="00E81019" w:rsidRDefault="006A14AC" w:rsidP="00E81019">
      <w:pPr>
        <w:pStyle w:val="Heading3"/>
      </w:pPr>
      <w:bookmarkStart w:id="181" w:name="Xea26e0256180a538c7fd37a32d4f015d88b9bb5"/>
      <w:bookmarkEnd w:id="160"/>
      <w:r w:rsidRPr="00E81019">
        <w:t>Understanding how community diversity influences interactions between bark beetles and their hosts</w:t>
      </w:r>
    </w:p>
    <w:p w14:paraId="68512411" w14:textId="4F969B10" w:rsidR="006A14AC" w:rsidRPr="004F66BC" w:rsidDel="00C160B1" w:rsidRDefault="006A14AC">
      <w:pPr>
        <w:pStyle w:val="Body"/>
        <w:rPr>
          <w:del w:id="182" w:author="Hart,Sarah" w:date="2022-10-03T16:30:00Z"/>
        </w:rPr>
        <w:pPrChange w:id="183" w:author="Hart,Sarah" w:date="2022-10-04T14:37:00Z">
          <w:pPr>
            <w:pStyle w:val="FirstParagraph"/>
          </w:pPr>
        </w:pPrChange>
      </w:pPr>
      <w:r w:rsidRPr="004F66BC">
        <w:t xml:space="preserve">To determine if stand conditions suitable for outbreaks of multiple bark beetle species commonly co-occur, we used output from the RF models. </w:t>
      </w:r>
      <w:del w:id="184" w:author="Hart,Sarah" w:date="2022-10-18T08:00:00Z">
        <w:r w:rsidRPr="00C40528" w:rsidDel="004B33DC">
          <w:rPr>
            <w:highlight w:val="yellow"/>
            <w:rPrChange w:id="185" w:author="Hart,Sarah" w:date="2022-10-18T08:07:00Z">
              <w:rPr/>
            </w:rPrChange>
          </w:rPr>
          <w:delText>Specifically</w:delText>
        </w:r>
      </w:del>
      <w:del w:id="186" w:author="Hart,Sarah" w:date="2022-10-18T08:07:00Z">
        <w:r w:rsidR="004B33DC" w:rsidRPr="00C40528" w:rsidDel="00C40528">
          <w:rPr>
            <w:highlight w:val="yellow"/>
            <w:rPrChange w:id="187" w:author="Hart,Sarah" w:date="2022-10-18T08:07:00Z">
              <w:rPr/>
            </w:rPrChange>
          </w:rPr>
          <w:fldChar w:fldCharType="begin"/>
        </w:r>
        <w:r w:rsidR="004B33DC" w:rsidRPr="00C40528" w:rsidDel="00C40528">
          <w:rPr>
            <w:highlight w:val="yellow"/>
            <w:rPrChange w:id="188" w:author="Hart,Sarah" w:date="2022-10-18T08:07:00Z">
              <w:rPr/>
            </w:rPrChange>
          </w:rPr>
          <w:delInstrText xml:space="preserve"> ADDIN ZOTERO_ITEM CSL_CITATION {"citationID":"81fgIAJI","properties":{"formattedCitation":"(Youden 1950)","plainCitation":"(Youden 1950)","noteIndex":0},"citationItems":[{"id":12007,"uris":["http://zotero.org/users/238801/items/97ZT26J2"],"itemData":{"id":12007,"type":"article-journal","container-title":"Cancer","DOI":"10.1002/1097-0142(1950)3:1&lt;32::AID-CNCR2820030106&gt;3.0.CO;2-3","ISSN":"1097-0142","issue":"1","language":"en","note":"_eprint: https://onlinelibrary.wiley.com/doi/pdf/10.1002/1097-0142%281950%293%3A1%3C32%3A%3AAID-CNCR2820030106%3E3.0.CO%3B2-3","page":"32-35","source":"Wiley Online Library","title":"Index for rating diagnostic tests","volume":"3","author":[{"family":"Youden","given":"W. J."}],"issued":{"date-parts":[["1950"]]}}}],"schema":"https://github.com/citation-style-language/schema/raw/master/csl-citation.json"} </w:delInstrText>
        </w:r>
        <w:r w:rsidR="004B33DC" w:rsidRPr="00C40528" w:rsidDel="00C40528">
          <w:rPr>
            <w:highlight w:val="yellow"/>
            <w:rPrChange w:id="189" w:author="Hart,Sarah" w:date="2022-10-18T08:07:00Z">
              <w:rPr/>
            </w:rPrChange>
          </w:rPr>
          <w:fldChar w:fldCharType="separate"/>
        </w:r>
        <w:r w:rsidR="004B33DC" w:rsidRPr="00C40528" w:rsidDel="00C40528">
          <w:rPr>
            <w:noProof/>
            <w:highlight w:val="yellow"/>
            <w:rPrChange w:id="190" w:author="Hart,Sarah" w:date="2022-10-18T08:07:00Z">
              <w:rPr>
                <w:noProof/>
              </w:rPr>
            </w:rPrChange>
          </w:rPr>
          <w:delText>(Youden 1950)</w:delText>
        </w:r>
        <w:r w:rsidR="004B33DC" w:rsidRPr="00C40528" w:rsidDel="00C40528">
          <w:rPr>
            <w:highlight w:val="yellow"/>
            <w:rPrChange w:id="191" w:author="Hart,Sarah" w:date="2022-10-18T08:07:00Z">
              <w:rPr/>
            </w:rPrChange>
          </w:rPr>
          <w:fldChar w:fldCharType="end"/>
        </w:r>
        <w:r w:rsidRPr="00C40528" w:rsidDel="00C40528">
          <w:rPr>
            <w:highlight w:val="yellow"/>
            <w:rPrChange w:id="192" w:author="Hart,Sarah" w:date="2022-10-18T08:07:00Z">
              <w:rPr/>
            </w:rPrChange>
          </w:rPr>
          <w:delText xml:space="preserve">, </w:delText>
        </w:r>
      </w:del>
      <w:ins w:id="193" w:author="Hart,Sarah" w:date="2022-10-18T08:07:00Z">
        <w:r w:rsidR="00C40528" w:rsidRPr="00C40528">
          <w:rPr>
            <w:highlight w:val="yellow"/>
            <w:rPrChange w:id="194" w:author="Hart,Sarah" w:date="2022-10-18T08:07:00Z">
              <w:rPr/>
            </w:rPrChange>
          </w:rPr>
          <w:t>W</w:t>
        </w:r>
      </w:ins>
      <w:del w:id="195" w:author="Hart,Sarah" w:date="2022-10-18T08:07:00Z">
        <w:r w:rsidRPr="00C40528" w:rsidDel="00C40528">
          <w:rPr>
            <w:highlight w:val="yellow"/>
            <w:rPrChange w:id="196" w:author="Hart,Sarah" w:date="2022-10-18T08:07:00Z">
              <w:rPr/>
            </w:rPrChange>
          </w:rPr>
          <w:delText>w</w:delText>
        </w:r>
      </w:del>
      <w:r w:rsidRPr="00C40528">
        <w:rPr>
          <w:highlight w:val="yellow"/>
          <w:rPrChange w:id="197" w:author="Hart,Sarah" w:date="2022-10-18T08:07:00Z">
            <w:rPr/>
          </w:rPrChange>
        </w:rPr>
        <w:t>e assumed that each host species was susceptible to outbreak when the predicted probability of occurrence was greater than 0.</w:t>
      </w:r>
      <w:del w:id="198" w:author="Hart,Sarah" w:date="2022-10-18T08:07:00Z">
        <w:r w:rsidRPr="00C40528" w:rsidDel="00C40528">
          <w:rPr>
            <w:highlight w:val="yellow"/>
            <w:rPrChange w:id="199" w:author="Hart,Sarah" w:date="2022-10-18T08:07:00Z">
              <w:rPr/>
            </w:rPrChange>
          </w:rPr>
          <w:delText>5</w:delText>
        </w:r>
      </w:del>
      <w:ins w:id="200" w:author="Hart,Sarah" w:date="2022-10-18T08:07:00Z">
        <w:r w:rsidR="00C40528" w:rsidRPr="00C40528">
          <w:rPr>
            <w:highlight w:val="yellow"/>
            <w:rPrChange w:id="201" w:author="Hart,Sarah" w:date="2022-10-18T08:07:00Z">
              <w:rPr/>
            </w:rPrChange>
          </w:rPr>
          <w:t xml:space="preserve">33, </w:t>
        </w:r>
        <w:r w:rsidR="00C40528" w:rsidRPr="00C40528">
          <w:rPr>
            <w:highlight w:val="yellow"/>
            <w:rPrChange w:id="202" w:author="Hart,Sarah" w:date="2022-10-18T08:07:00Z">
              <w:rPr/>
            </w:rPrChange>
          </w:rPr>
          <w:t xml:space="preserve">We first selected the threshold for predicting the presence/absence of outbreak that optimized Youden’s J statistic, a performance </w:t>
        </w:r>
        <w:proofErr w:type="spellStart"/>
        <w:r w:rsidR="00C40528" w:rsidRPr="00C40528">
          <w:rPr>
            <w:highlight w:val="yellow"/>
            <w:rPrChange w:id="203" w:author="Hart,Sarah" w:date="2022-10-18T08:07:00Z">
              <w:rPr/>
            </w:rPrChange>
          </w:rPr>
          <w:t>diagist</w:t>
        </w:r>
        <w:proofErr w:type="spellEnd"/>
        <w:r w:rsidR="00C40528" w:rsidRPr="00C40528">
          <w:rPr>
            <w:highlight w:val="yellow"/>
            <w:rPrChange w:id="204" w:author="Hart,Sarah" w:date="2022-10-18T08:07:00Z">
              <w:rPr/>
            </w:rPrChange>
          </w:rPr>
          <w:t xml:space="preserve">  </w:t>
        </w:r>
        <w:r w:rsidR="00C40528" w:rsidRPr="00C40528">
          <w:rPr>
            <w:highlight w:val="yellow"/>
            <w:rPrChange w:id="205" w:author="Hart,Sarah" w:date="2022-10-18T08:07:00Z">
              <w:rPr/>
            </w:rPrChange>
          </w:rPr>
          <w:fldChar w:fldCharType="begin"/>
        </w:r>
        <w:r w:rsidR="00C40528" w:rsidRPr="00C40528">
          <w:rPr>
            <w:highlight w:val="yellow"/>
            <w:rPrChange w:id="206" w:author="Hart,Sarah" w:date="2022-10-18T08:07:00Z">
              <w:rPr/>
            </w:rPrChange>
          </w:rPr>
          <w:instrText xml:space="preserve"> ADDIN ZOTERO_ITEM CSL_CITATION {"citationID":"81fgIAJI","properties":{"formattedCitation":"(Youden 1950)","plainCitation":"(Youden 1950)","noteIndex":0},"citationItems":[{"id":12007,"uris":["http://zotero.org/users/238801/items/97ZT26J2"],"itemData":{"id":12007,"type":"article-journal","container-title":"Cancer","DOI":"10.1002/1097-0142(1950)3:1&lt;32::AID-CNCR2820030106&gt;3.0.CO;2-3","ISSN":"1097-0142","issue":"1","language":"en","note":"_eprint: https://onlinelibrary.wiley.com/doi/pdf/10.1002/1097-0142%281950%293%3A1%3C32%3A%3AAID-CNCR2820030106%3E3.0.CO%3B2-3","page":"32-35","source":"Wiley Online Library","title":"Index for rating diagnostic tests","volume":"3","author":[{"family":"Youden","given":"W. J."}],"issued":{"date-parts":[["1950"]]}}}],"schema":"https://github.com/citation-style-language/schema/raw/master/csl-citation.json"} </w:instrText>
        </w:r>
        <w:r w:rsidR="00C40528" w:rsidRPr="00C40528">
          <w:rPr>
            <w:highlight w:val="yellow"/>
            <w:rPrChange w:id="207" w:author="Hart,Sarah" w:date="2022-10-18T08:07:00Z">
              <w:rPr/>
            </w:rPrChange>
          </w:rPr>
          <w:fldChar w:fldCharType="separate"/>
        </w:r>
        <w:r w:rsidR="00C40528" w:rsidRPr="00C40528">
          <w:rPr>
            <w:noProof/>
            <w:highlight w:val="yellow"/>
            <w:rPrChange w:id="208" w:author="Hart,Sarah" w:date="2022-10-18T08:07:00Z">
              <w:rPr>
                <w:noProof/>
              </w:rPr>
            </w:rPrChange>
          </w:rPr>
          <w:t>(Youden 1950)</w:t>
        </w:r>
        <w:r w:rsidR="00C40528" w:rsidRPr="00C40528">
          <w:rPr>
            <w:highlight w:val="yellow"/>
            <w:rPrChange w:id="209" w:author="Hart,Sarah" w:date="2022-10-18T08:07:00Z">
              <w:rPr/>
            </w:rPrChange>
          </w:rPr>
          <w:fldChar w:fldCharType="end"/>
        </w:r>
        <w:r w:rsidR="00C40528" w:rsidRPr="00C40528">
          <w:rPr>
            <w:highlight w:val="yellow"/>
            <w:rPrChange w:id="210" w:author="Hart,Sarah" w:date="2022-10-18T08:07:00Z">
              <w:rPr/>
            </w:rPrChange>
          </w:rPr>
          <w:t xml:space="preserve"> ,</w:t>
        </w:r>
      </w:ins>
      <w:del w:id="211" w:author="Hart,Sarah" w:date="2022-10-18T08:07:00Z">
        <w:r w:rsidRPr="00C40528" w:rsidDel="00C40528">
          <w:rPr>
            <w:highlight w:val="yellow"/>
            <w:rPrChange w:id="212" w:author="Hart,Sarah" w:date="2022-10-18T08:07:00Z">
              <w:rPr/>
            </w:rPrChange>
          </w:rPr>
          <w:delText>.</w:delText>
        </w:r>
      </w:del>
      <w:r w:rsidRPr="004F66BC">
        <w:t xml:space="preserve"> We then tabulated the number of plots susceptible to outbreaks of multiple bark beetle species</w:t>
      </w:r>
      <w:del w:id="213" w:author="Hart,Sarah" w:date="2022-10-18T08:06:00Z">
        <w:r w:rsidRPr="004F66BC" w:rsidDel="00C40528">
          <w:delText>. We compare</w:delText>
        </w:r>
      </w:del>
      <w:ins w:id="214" w:author="Hart,Sarah" w:date="2022-10-18T08:06:00Z">
        <w:r w:rsidR="00C40528">
          <w:t xml:space="preserve"> and compared</w:t>
        </w:r>
      </w:ins>
      <w:r w:rsidRPr="004F66BC">
        <w:t xml:space="preserve"> theses values </w:t>
      </w:r>
      <w:del w:id="215" w:author="Hart,Sarah" w:date="2022-10-18T08:07:00Z">
        <w:r w:rsidRPr="004F66BC" w:rsidDel="00C40528">
          <w:delText>with the</w:delText>
        </w:r>
      </w:del>
      <w:ins w:id="216" w:author="Hart,Sarah" w:date="2022-10-18T08:07:00Z">
        <w:r w:rsidR="00C40528">
          <w:t>to the</w:t>
        </w:r>
      </w:ins>
      <w:r w:rsidRPr="004F66BC">
        <w:t xml:space="preserve"> number of plots where multiple hosts were present.</w:t>
      </w:r>
    </w:p>
    <w:p w14:paraId="36EE88CF" w14:textId="54A827B9" w:rsidR="00EE3F4E" w:rsidRDefault="00EE3F4E">
      <w:pPr>
        <w:pStyle w:val="Body"/>
        <w:rPr>
          <w:ins w:id="217" w:author="Hart,Sarah" w:date="2022-10-03T16:03:00Z"/>
        </w:rPr>
        <w:pPrChange w:id="218" w:author="Hart,Sarah" w:date="2022-10-04T14:37:00Z">
          <w:pPr>
            <w:pStyle w:val="BodyText"/>
          </w:pPr>
        </w:pPrChange>
      </w:pPr>
      <w:del w:id="219" w:author="Hart,Sarah" w:date="2022-10-04T14:37:00Z">
        <w:r w:rsidDel="00E81019">
          <w:fldChar w:fldCharType="begin"/>
        </w:r>
        <w:r w:rsidDel="00E81019">
          <w:delInstrText xml:space="preserve"> ADDIN ZOTERO_ITEM CSL_CITATION {"citationID":"VZwpMjar","properties":{"formattedCitation":"(Bentz et al. 2010)","plainCitation":"(Bentz et al. 2010)","noteIndex":0},"citationItems":[{"id":2588,"uris":["http://zotero.org/users/238801/items/HSQMVUZ8"],"itemData":{"id":2588,"type":"article-journal","container-title":"BioScience","issue":"8","page":"602–613","source":"Google Scholar","title":"Climate change and bark beetles of the Western United States and Canada: Direct and indirect effects","title-short":"Climate change and bark beetles of the western United States and Canada","volume":"60","author":[{"family":"Bentz","given":"B. J"},{"family":"Régnière","given":"J."},{"family":"Fettig","given":"C. J"},{"family":"Hansen","given":"E. M"},{"family":"Hayes","given":"J. L"},{"family":"Hicke","given":"J. A"},{"family":"Kelsey","given":"R. G"},{"family":"Negrón","given":"J. F"},{"family":"Seybold","given":"S. J"}],"issued":{"date-parts":[["2010"]]}}}],"schema":"https://github.com/citation-style-language/schema/raw/master/csl-citation.json"} </w:delInstrText>
        </w:r>
        <w:r w:rsidDel="00E81019">
          <w:fldChar w:fldCharType="separate"/>
        </w:r>
        <w:r w:rsidDel="00E81019">
          <w:rPr>
            <w:noProof/>
          </w:rPr>
          <w:delText>(Bentz et al. 2010)</w:delText>
        </w:r>
        <w:r w:rsidDel="00E81019">
          <w:fldChar w:fldCharType="end"/>
        </w:r>
      </w:del>
    </w:p>
    <w:p w14:paraId="0BE1A04F" w14:textId="52784575" w:rsidR="006A14AC" w:rsidRPr="004F66BC" w:rsidRDefault="006A14AC">
      <w:pPr>
        <w:pStyle w:val="Body"/>
        <w:pPrChange w:id="220" w:author="Hart,Sarah" w:date="2022-10-04T14:37:00Z">
          <w:pPr>
            <w:pStyle w:val="BodyText"/>
          </w:pPr>
        </w:pPrChange>
      </w:pPr>
      <w:r w:rsidRPr="004F66BC">
        <w:t xml:space="preserve">To determine if the proportion of plots with susceptible host(s) that were affected by a bark beetle outbreak of any species varied with the number or identity of susceptible hosts present, we used a multiple group proportion test. Given a significant difference, we then used pairwise proportion tests to determine if significant differences existed between groups. Next to understand if the severity of bark beetle activity varied with the number or identity of hosts present, we used a </w:t>
      </w:r>
      <w:proofErr w:type="spellStart"/>
      <w:r w:rsidRPr="004F66BC">
        <w:t>Krusksal</w:t>
      </w:r>
      <w:proofErr w:type="spellEnd"/>
      <w:r w:rsidRPr="004F66BC">
        <w:t>-Wallace rank sum test, followed by a Dunn’s test of multiple comparisons to assess pairwise differences.</w:t>
      </w:r>
    </w:p>
    <w:p w14:paraId="341BFB49" w14:textId="39A81335" w:rsidR="00B563C2" w:rsidRPr="004F66BC" w:rsidRDefault="006A14AC">
      <w:pPr>
        <w:pStyle w:val="Body"/>
        <w:pPrChange w:id="221" w:author="Hart,Sarah" w:date="2022-10-04T14:37:00Z">
          <w:pPr>
            <w:pStyle w:val="BodyText"/>
          </w:pPr>
        </w:pPrChange>
      </w:pPr>
      <w:r w:rsidRPr="004F66BC">
        <w:lastRenderedPageBreak/>
        <w:t>To understand the contribution of each bark beetle species to the cumulative probability of outbreak occurrence, we calculated the proportion of plots affected by an outbreak of each bark beetle species within plots where the corresponding host was susceptible. We then used proportion tests to determine if the probability of outbreaks of each bark beetle species differed. Then we used a Wilcox test to determine if the severity of bark beetle activity attributed to each bark beetle species differed given an outbreak and a susceptible host.</w:t>
      </w:r>
    </w:p>
    <w:p w14:paraId="5C7BAC24" w14:textId="77777777" w:rsidR="006A14AC" w:rsidRPr="004F66BC" w:rsidRDefault="006A14AC">
      <w:pPr>
        <w:pStyle w:val="Body"/>
        <w:pPrChange w:id="222" w:author="Hart,Sarah" w:date="2022-10-04T14:37:00Z">
          <w:pPr>
            <w:pStyle w:val="BodyText"/>
          </w:pPr>
        </w:pPrChange>
      </w:pPr>
      <w:r w:rsidRPr="004F66BC">
        <w:t xml:space="preserve">Finally, to determine if the severity of tree mortality depended upon the number or identity of bark beetle species, we used a </w:t>
      </w:r>
      <w:proofErr w:type="spellStart"/>
      <w:r w:rsidRPr="004F66BC">
        <w:t>Kruskall</w:t>
      </w:r>
      <w:proofErr w:type="spellEnd"/>
      <w:r w:rsidRPr="004F66BC">
        <w:t>-</w:t>
      </w:r>
      <w:proofErr w:type="gramStart"/>
      <w:r w:rsidRPr="004F66BC">
        <w:t>Wallis</w:t>
      </w:r>
      <w:proofErr w:type="gramEnd"/>
      <w:r w:rsidRPr="004F66BC">
        <w:t xml:space="preserve"> rank sum test to compare cumulative mortality in stands affected by outbreaks of one, two, or three bark beetle species. Given a significant difference, we used a Dunn’s test to test for pairwise differences.</w:t>
      </w:r>
    </w:p>
    <w:p w14:paraId="0F87D54C" w14:textId="77777777" w:rsidR="006A14AC" w:rsidRPr="004F66BC" w:rsidRDefault="006A14AC">
      <w:pPr>
        <w:pStyle w:val="Body"/>
        <w:pPrChange w:id="223" w:author="Hart,Sarah" w:date="2022-10-04T14:37:00Z">
          <w:pPr>
            <w:pStyle w:val="BodyText"/>
          </w:pPr>
        </w:pPrChange>
      </w:pPr>
      <w:r w:rsidRPr="004F66BC">
        <w:t xml:space="preserve">In all analyses, we adjusted p-values to account for multiple comparisons using methods outlined by </w:t>
      </w:r>
      <w:proofErr w:type="spellStart"/>
      <w:r w:rsidRPr="004F66BC">
        <w:t>Benjamini</w:t>
      </w:r>
      <w:proofErr w:type="spellEnd"/>
      <w:r w:rsidRPr="004F66BC">
        <w:t xml:space="preserve"> and Hochberg (1995). Analyses were performed in R (</w:t>
      </w:r>
      <w:r w:rsidRPr="004F66BC">
        <w:rPr>
          <w:b/>
          <w:bCs/>
        </w:rPr>
        <w:t>r_core_team_</w:t>
      </w:r>
      <w:proofErr w:type="gramStart"/>
      <w:r w:rsidRPr="004F66BC">
        <w:rPr>
          <w:b/>
          <w:bCs/>
        </w:rPr>
        <w:t>r:_</w:t>
      </w:r>
      <w:proofErr w:type="gramEnd"/>
      <w:r w:rsidRPr="004F66BC">
        <w:rPr>
          <w:b/>
          <w:bCs/>
        </w:rPr>
        <w:t>2022?</w:t>
      </w:r>
      <w:r w:rsidRPr="004F66BC">
        <w:t xml:space="preserve">) using the packages </w:t>
      </w:r>
      <w:proofErr w:type="spellStart"/>
      <w:r w:rsidRPr="004F66BC">
        <w:t>dunn.test</w:t>
      </w:r>
      <w:proofErr w:type="spellEnd"/>
      <w:r w:rsidRPr="004F66BC">
        <w:t xml:space="preserve"> (</w:t>
      </w:r>
      <w:r w:rsidRPr="004F66BC">
        <w:rPr>
          <w:b/>
          <w:bCs/>
        </w:rPr>
        <w:t>dinno_dunntest_2017?</w:t>
      </w:r>
      <w:r w:rsidRPr="004F66BC">
        <w:t xml:space="preserve">) and </w:t>
      </w:r>
      <w:proofErr w:type="spellStart"/>
      <w:r w:rsidRPr="004F66BC">
        <w:t>rcompanion</w:t>
      </w:r>
      <w:proofErr w:type="spellEnd"/>
      <w:r w:rsidRPr="004F66BC">
        <w:t xml:space="preserve"> (</w:t>
      </w:r>
      <w:r w:rsidRPr="004F66BC">
        <w:rPr>
          <w:b/>
          <w:bCs/>
        </w:rPr>
        <w:t>mangiafico_rcompanion_2022?</w:t>
      </w:r>
      <w:r w:rsidRPr="004F66BC">
        <w:t>).</w:t>
      </w:r>
    </w:p>
    <w:p w14:paraId="690E6D85" w14:textId="77777777" w:rsidR="006A14AC" w:rsidRPr="004F66BC" w:rsidRDefault="006A14AC" w:rsidP="00E81019">
      <w:pPr>
        <w:pStyle w:val="Heading1"/>
      </w:pPr>
      <w:bookmarkStart w:id="224" w:name="results"/>
      <w:bookmarkEnd w:id="56"/>
      <w:bookmarkEnd w:id="159"/>
      <w:bookmarkEnd w:id="181"/>
      <w:r w:rsidRPr="004F66BC">
        <w:t>Results</w:t>
      </w:r>
    </w:p>
    <w:p w14:paraId="698C67E6" w14:textId="77777777" w:rsidR="006A14AC" w:rsidRPr="00E81019" w:rsidRDefault="006A14AC" w:rsidP="00E81019">
      <w:pPr>
        <w:pStyle w:val="Heading2"/>
      </w:pPr>
      <w:bookmarkStart w:id="225" w:name="X788ddd9335f17097fac8a814012ae0932b52e13"/>
      <w:r w:rsidRPr="00E81019">
        <w:t>How have host abundance and size influenced patterns of outbreak occurrence during the recent period of widespread bark beetle outbreaks?</w:t>
      </w:r>
    </w:p>
    <w:p w14:paraId="2CA649A0" w14:textId="45D5270F" w:rsidR="007F1B41" w:rsidRDefault="006A14AC">
      <w:pPr>
        <w:pStyle w:val="Body"/>
        <w:rPr>
          <w:ins w:id="226" w:author="Hart,Sarah" w:date="2022-10-04T14:22:00Z"/>
        </w:rPr>
        <w:pPrChange w:id="227" w:author="Hart,Sarah" w:date="2022-10-04T14:38:00Z">
          <w:pPr>
            <w:pStyle w:val="FirstParagraph"/>
          </w:pPr>
        </w:pPrChange>
      </w:pPr>
      <w:r w:rsidRPr="004F66BC">
        <w:t xml:space="preserve">Random forest models accurately predicted the </w:t>
      </w:r>
      <w:del w:id="228" w:author="Hart,Sarah" w:date="2022-09-27T12:29:00Z">
        <w:r w:rsidRPr="004F66BC" w:rsidDel="0013117F">
          <w:delText xml:space="preserve">occurrence </w:delText>
        </w:r>
      </w:del>
      <w:ins w:id="229" w:author="Hart,Sarah" w:date="2022-09-27T12:29:00Z">
        <w:r w:rsidR="0013117F">
          <w:t>presence</w:t>
        </w:r>
      </w:ins>
      <w:ins w:id="230" w:author="Hart,Sarah" w:date="2022-10-04T14:21:00Z">
        <w:r w:rsidR="002E23BE">
          <w:t>/absence</w:t>
        </w:r>
      </w:ins>
      <w:ins w:id="231" w:author="Hart,Sarah" w:date="2022-09-27T12:29:00Z">
        <w:r w:rsidR="0013117F" w:rsidRPr="004F66BC">
          <w:t xml:space="preserve"> </w:t>
        </w:r>
      </w:ins>
      <w:r w:rsidRPr="004F66BC">
        <w:t>of MPB, SB, and WBBB outbreak</w:t>
      </w:r>
      <w:ins w:id="232" w:author="Hart,Sarah" w:date="2022-09-27T12:29:00Z">
        <w:r w:rsidR="0013117F">
          <w:t xml:space="preserve"> (AUC </w:t>
        </w:r>
      </w:ins>
      <w:ins w:id="233" w:author="Hart,Sarah" w:date="2022-09-27T12:31:00Z">
        <w:r w:rsidR="00D86025" w:rsidRPr="00D86025">
          <w:t xml:space="preserve">≥ </w:t>
        </w:r>
      </w:ins>
      <w:ins w:id="234" w:author="Hart,Sarah" w:date="2022-09-27T12:29:00Z">
        <w:r w:rsidR="0013117F">
          <w:t>0.</w:t>
        </w:r>
      </w:ins>
      <w:ins w:id="235" w:author="Hart,Sarah" w:date="2022-10-18T08:09:00Z">
        <w:r w:rsidR="00C40528">
          <w:t>80</w:t>
        </w:r>
      </w:ins>
      <w:ins w:id="236" w:author="Hart,Sarah" w:date="2022-09-27T12:31:00Z">
        <w:r w:rsidR="00D86025">
          <w:t xml:space="preserve">; Table </w:t>
        </w:r>
        <w:r w:rsidR="00D86025" w:rsidRPr="004A486F">
          <w:rPr>
            <w:highlight w:val="yellow"/>
            <w:rPrChange w:id="237" w:author="Hart,Sarah" w:date="2022-10-04T10:40:00Z">
              <w:rPr/>
            </w:rPrChange>
          </w:rPr>
          <w:t>S</w:t>
        </w:r>
      </w:ins>
      <w:ins w:id="238" w:author="Hart,Sarah" w:date="2022-10-04T10:40:00Z">
        <w:r w:rsidR="004A486F" w:rsidRPr="004A486F">
          <w:rPr>
            <w:highlight w:val="yellow"/>
            <w:rPrChange w:id="239" w:author="Hart,Sarah" w:date="2022-10-04T10:40:00Z">
              <w:rPr/>
            </w:rPrChange>
          </w:rPr>
          <w:t>2</w:t>
        </w:r>
      </w:ins>
      <w:ins w:id="240" w:author="Hart,Sarah" w:date="2022-09-27T12:29:00Z">
        <w:r w:rsidR="0013117F">
          <w:t>).</w:t>
        </w:r>
      </w:ins>
      <w:ins w:id="241" w:author="Hart,Sarah" w:date="2022-10-04T14:21:00Z">
        <w:r w:rsidR="002E23BE">
          <w:t xml:space="preserve"> At a probability threshold of 0.33, </w:t>
        </w:r>
      </w:ins>
    </w:p>
    <w:p w14:paraId="6F6F65C9" w14:textId="77777777" w:rsidR="004A486F" w:rsidRPr="004A486F" w:rsidRDefault="004A486F">
      <w:pPr>
        <w:pStyle w:val="BodyText"/>
        <w:rPr>
          <w:ins w:id="242" w:author="Hart,Sarah" w:date="2022-10-03T17:24:00Z"/>
        </w:rPr>
        <w:pPrChange w:id="243" w:author="Hart,Sarah" w:date="2022-10-04T10:40:00Z">
          <w:pPr>
            <w:pStyle w:val="FirstParagraph"/>
          </w:pPr>
        </w:pPrChange>
      </w:pPr>
    </w:p>
    <w:p w14:paraId="1760FAF8" w14:textId="5E28D978" w:rsidR="00317F71" w:rsidRDefault="006A14AC" w:rsidP="00E81019">
      <w:pPr>
        <w:pStyle w:val="FirstParagraph"/>
        <w:ind w:firstLine="720"/>
        <w:rPr>
          <w:ins w:id="244" w:author="Hart,Sarah" w:date="2022-10-04T14:40:00Z"/>
        </w:rPr>
      </w:pPr>
      <w:del w:id="245" w:author="Hart,Sarah" w:date="2022-09-27T12:29:00Z">
        <w:r w:rsidRPr="004F66BC" w:rsidDel="0013117F">
          <w:delText xml:space="preserve">. The AUC statistic was greater than or equal to 0.79 for all models, indicating that all models could effectively distinguish between the presence and absence of bark beetle outbreak. </w:delText>
        </w:r>
      </w:del>
      <w:r w:rsidRPr="004F66BC">
        <w:t xml:space="preserve">Host QMD, BA, and dominance and total BA all improved the fit of models of outbreak occurrence, however variables that described host density and size were more important than total stand </w:t>
      </w:r>
      <w:r w:rsidRPr="004F66BC">
        <w:lastRenderedPageBreak/>
        <w:t xml:space="preserve">basal area (Fig. </w:t>
      </w:r>
      <w:del w:id="246" w:author="Hart,Sarah" w:date="2022-09-27T12:20:00Z">
        <w:r w:rsidRPr="00D86025" w:rsidDel="00B563C2">
          <w:rPr>
            <w:highlight w:val="yellow"/>
            <w:rPrChange w:id="247" w:author="Hart,Sarah" w:date="2022-09-27T12:31:00Z">
              <w:rPr/>
            </w:rPrChange>
          </w:rPr>
          <w:delText>9</w:delText>
        </w:r>
      </w:del>
      <w:ins w:id="248" w:author="Hart,Sarah" w:date="2022-09-27T12:20:00Z">
        <w:r w:rsidR="00B563C2" w:rsidRPr="00D86025">
          <w:rPr>
            <w:highlight w:val="yellow"/>
            <w:rPrChange w:id="249" w:author="Hart,Sarah" w:date="2022-09-27T12:31:00Z">
              <w:rPr/>
            </w:rPrChange>
          </w:rPr>
          <w:t>SX</w:t>
        </w:r>
      </w:ins>
      <w:r w:rsidRPr="004F66BC">
        <w:t>).</w:t>
      </w:r>
      <w:del w:id="250" w:author="Hart,Sarah" w:date="2022-10-03T17:08:00Z">
        <w:r w:rsidRPr="004F66BC" w:rsidDel="001166BC">
          <w:delText xml:space="preserve"> </w:delText>
        </w:r>
      </w:del>
      <w:ins w:id="251" w:author="Hart,Sarah" w:date="2022-10-03T17:08:00Z">
        <w:r w:rsidR="001166BC">
          <w:t xml:space="preserve"> </w:t>
        </w:r>
        <w:r w:rsidR="001166BC" w:rsidRPr="004F66BC">
          <w:t xml:space="preserve">After controlling for variation in host size and density, the probability of MPB, SB, and WBBBB outbreak generally increased with total basal area, </w:t>
        </w:r>
      </w:ins>
      <w:ins w:id="252" w:author="Hart,Sarah" w:date="2022-10-04T10:43:00Z">
        <w:r w:rsidR="00353F51">
          <w:t xml:space="preserve">although at </w:t>
        </w:r>
      </w:ins>
      <w:ins w:id="253" w:author="Hart,Sarah" w:date="2022-10-04T10:44:00Z">
        <w:r w:rsidR="00353F51">
          <w:t>very high stand densities,</w:t>
        </w:r>
      </w:ins>
      <w:ins w:id="254" w:author="Hart,Sarah" w:date="2022-10-04T10:43:00Z">
        <w:r w:rsidR="00353F51">
          <w:t xml:space="preserve"> outbreak probability decreased </w:t>
        </w:r>
      </w:ins>
      <w:ins w:id="255" w:author="Hart,Sarah" w:date="2022-10-03T17:08:00Z">
        <w:r w:rsidR="001166BC">
          <w:t>(Fig. 2A and 2E).</w:t>
        </w:r>
      </w:ins>
      <w:ins w:id="256" w:author="Hart,Sarah" w:date="2022-10-04T10:44:00Z">
        <w:r w:rsidR="00353F51">
          <w:t xml:space="preserve"> </w:t>
        </w:r>
      </w:ins>
      <w:moveFromRangeStart w:id="257" w:author="Hart,Sarah" w:date="2022-09-27T12:32:00Z" w:name="move115174367"/>
      <w:moveFrom w:id="258" w:author="Hart,Sarah" w:date="2022-09-27T12:32:00Z">
        <w:r w:rsidRPr="004F66BC" w:rsidDel="00D86025">
          <w:t xml:space="preserve">After controlling for variation in host size and density, we found the probability of MPB, SB, and WBBBB outbreak generally increased with total basal area, although the effect was small (Fig. 2A). </w:t>
        </w:r>
      </w:moveFrom>
      <w:moveFromRangeEnd w:id="257"/>
      <w:r w:rsidRPr="004F66BC">
        <w:t>For all bark beetle species, when BA was less than 10 m</w:t>
      </w:r>
      <w:r w:rsidRPr="004F66BC">
        <w:rPr>
          <w:vertAlign w:val="superscript"/>
        </w:rPr>
        <w:t>2</w:t>
      </w:r>
      <w:r w:rsidRPr="004F66BC">
        <w:t xml:space="preserve"> ha</w:t>
      </w:r>
      <w:r w:rsidRPr="004F66BC">
        <w:rPr>
          <w:vertAlign w:val="superscript"/>
        </w:rPr>
        <w:t>-1</w:t>
      </w:r>
      <w:r w:rsidRPr="004F66BC">
        <w:t>, small increases in host BA were generally associated with large increases in the probability of outbreak</w:t>
      </w:r>
      <w:ins w:id="259" w:author="Hart,Sarah" w:date="2022-09-27T12:33:00Z">
        <w:r w:rsidR="00D86025">
          <w:t xml:space="preserve"> (Fig. 2</w:t>
        </w:r>
      </w:ins>
      <w:ins w:id="260" w:author="Hart,Sarah" w:date="2022-10-03T17:08:00Z">
        <w:r w:rsidR="001166BC">
          <w:t>B</w:t>
        </w:r>
      </w:ins>
      <w:ins w:id="261" w:author="Hart,Sarah" w:date="2022-10-03T17:06:00Z">
        <w:r w:rsidR="001166BC">
          <w:t xml:space="preserve"> </w:t>
        </w:r>
      </w:ins>
      <w:ins w:id="262" w:author="Hart,Sarah" w:date="2022-10-03T17:08:00Z">
        <w:r w:rsidR="001166BC">
          <w:t>and</w:t>
        </w:r>
      </w:ins>
      <w:ins w:id="263" w:author="Hart,Sarah" w:date="2022-10-03T17:06:00Z">
        <w:r w:rsidR="001166BC">
          <w:t xml:space="preserve"> 2</w:t>
        </w:r>
      </w:ins>
      <w:ins w:id="264" w:author="Hart,Sarah" w:date="2022-10-03T17:08:00Z">
        <w:r w:rsidR="001166BC">
          <w:t>F</w:t>
        </w:r>
      </w:ins>
      <w:ins w:id="265" w:author="Hart,Sarah" w:date="2022-09-27T12:33:00Z">
        <w:r w:rsidR="00D86025">
          <w:t>)</w:t>
        </w:r>
      </w:ins>
      <w:r w:rsidRPr="004F66BC">
        <w:t>. Once BA exceed this threshold, the probability of outbreak generally decreased</w:t>
      </w:r>
      <w:ins w:id="266" w:author="Hart,Sarah" w:date="2022-09-27T12:34:00Z">
        <w:r w:rsidR="00D86025">
          <w:t xml:space="preserve">. </w:t>
        </w:r>
      </w:ins>
      <w:ins w:id="267" w:author="Hart,Sarah" w:date="2022-10-03T15:56:00Z">
        <w:r w:rsidR="00317F71">
          <w:t>The relat</w:t>
        </w:r>
      </w:ins>
      <w:ins w:id="268" w:author="Hart,Sarah" w:date="2022-10-03T15:57:00Z">
        <w:r w:rsidR="00317F71">
          <w:t xml:space="preserve">ionship between outbreak occurrence and QMD was also </w:t>
        </w:r>
      </w:ins>
      <w:ins w:id="269" w:author="Hart,Sarah" w:date="2022-10-03T15:59:00Z">
        <w:r w:rsidR="00317F71">
          <w:t>nonmonotonic</w:t>
        </w:r>
      </w:ins>
      <w:ins w:id="270" w:author="Hart,Sarah" w:date="2022-10-03T17:06:00Z">
        <w:r w:rsidR="001166BC">
          <w:t xml:space="preserve"> (Fig. 2B)</w:t>
        </w:r>
      </w:ins>
      <w:ins w:id="271" w:author="Hart,Sarah" w:date="2022-10-03T15:58:00Z">
        <w:r w:rsidR="00317F71">
          <w:t xml:space="preserve">. </w:t>
        </w:r>
      </w:ins>
      <w:del w:id="272" w:author="Hart,Sarah" w:date="2022-09-27T12:34:00Z">
        <w:r w:rsidRPr="004F66BC" w:rsidDel="00D86025">
          <w:delText xml:space="preserve"> (Fig. 2B). </w:delText>
        </w:r>
      </w:del>
      <w:ins w:id="273" w:author="Hart,Sarah" w:date="2022-09-27T13:12:00Z">
        <w:r w:rsidR="006A081B" w:rsidRPr="004F66BC">
          <w:t xml:space="preserve">For all bark beetle species, when </w:t>
        </w:r>
        <w:r w:rsidR="006A081B">
          <w:t>QMD</w:t>
        </w:r>
        <w:r w:rsidR="006A081B" w:rsidRPr="004F66BC">
          <w:t xml:space="preserve"> was less than </w:t>
        </w:r>
        <w:r w:rsidR="006A081B">
          <w:t>20 cm</w:t>
        </w:r>
        <w:r w:rsidR="006A081B" w:rsidRPr="004F66BC">
          <w:t>, small increases were generally associated with large increases in the probability of outbreak</w:t>
        </w:r>
      </w:ins>
      <w:ins w:id="274" w:author="Hart,Sarah" w:date="2022-10-03T15:59:00Z">
        <w:r w:rsidR="00317F71">
          <w:t xml:space="preserve">. </w:t>
        </w:r>
      </w:ins>
      <w:ins w:id="275" w:author="Hart,Sarah" w:date="2022-09-27T13:13:00Z">
        <w:r w:rsidR="006A081B" w:rsidRPr="004F66BC">
          <w:t>Once</w:t>
        </w:r>
        <w:r w:rsidR="006A081B">
          <w:t xml:space="preserve"> QMD</w:t>
        </w:r>
        <w:r w:rsidR="006A081B" w:rsidRPr="004F66BC">
          <w:t xml:space="preserve"> exceed</w:t>
        </w:r>
        <w:r w:rsidR="006A081B">
          <w:t>ed</w:t>
        </w:r>
        <w:r w:rsidR="006A081B" w:rsidRPr="004F66BC">
          <w:t xml:space="preserve"> this threshold, the probability of outbreak generally decreased</w:t>
        </w:r>
        <w:r w:rsidR="006A081B">
          <w:t xml:space="preserve">. </w:t>
        </w:r>
      </w:ins>
      <w:del w:id="276" w:author="Hart,Sarah" w:date="2022-09-27T13:12:00Z">
        <w:r w:rsidRPr="004F66BC" w:rsidDel="006A081B">
          <w:delText xml:space="preserve">Additionally, we found that at </w:delText>
        </w:r>
      </w:del>
      <w:del w:id="277" w:author="Hart,Sarah" w:date="2022-09-27T12:34:00Z">
        <w:r w:rsidRPr="004F66BC" w:rsidDel="00D86025">
          <w:delText xml:space="preserve">relatively </w:delText>
        </w:r>
      </w:del>
      <w:del w:id="278" w:author="Hart,Sarah" w:date="2022-09-27T13:12:00Z">
        <w:r w:rsidRPr="004F66BC" w:rsidDel="006A081B">
          <w:delText>low to intermediate QMD values, the probability of outbreak of MPB, SB, and WBBB generally increased. Yet, at very high values QMD was negatively associated with the risk of outbreak (Fig. 2C and G).</w:delText>
        </w:r>
      </w:del>
      <w:del w:id="279" w:author="Hart,Sarah" w:date="2022-09-30T14:56:00Z">
        <w:r w:rsidRPr="004F66BC" w:rsidDel="00290216">
          <w:delText xml:space="preserve"> </w:delText>
        </w:r>
      </w:del>
      <w:del w:id="280" w:author="Hart,Sarah" w:date="2022-10-03T15:59:00Z">
        <w:r w:rsidRPr="004F66BC" w:rsidDel="00317F71">
          <w:delText xml:space="preserve">Similarly, </w:delText>
        </w:r>
      </w:del>
      <w:ins w:id="281" w:author="Hart,Sarah" w:date="2022-10-03T15:59:00Z">
        <w:r w:rsidR="00317F71">
          <w:t>I</w:t>
        </w:r>
      </w:ins>
      <w:del w:id="282" w:author="Hart,Sarah" w:date="2022-10-03T15:59:00Z">
        <w:r w:rsidRPr="004F66BC" w:rsidDel="00317F71">
          <w:delText>i</w:delText>
        </w:r>
      </w:del>
      <w:r w:rsidRPr="004F66BC">
        <w:t>ncreases in host dominance were generally associated with an increase in the probability of outbreak</w:t>
      </w:r>
      <w:ins w:id="283" w:author="Hart,Sarah" w:date="2022-10-03T17:07:00Z">
        <w:r w:rsidR="001166BC">
          <w:t xml:space="preserve"> (Fig. 2D and 2H). </w:t>
        </w:r>
      </w:ins>
      <w:del w:id="284" w:author="Hart,Sarah" w:date="2022-10-03T17:07:00Z">
        <w:r w:rsidRPr="004F66BC" w:rsidDel="001166BC">
          <w:delText xml:space="preserve">, </w:delText>
        </w:r>
      </w:del>
      <w:ins w:id="285" w:author="Hart,Sarah" w:date="2022-10-03T17:07:00Z">
        <w:r w:rsidR="001166BC">
          <w:t>H</w:t>
        </w:r>
      </w:ins>
      <w:del w:id="286" w:author="Hart,Sarah" w:date="2022-10-03T17:07:00Z">
        <w:r w:rsidRPr="004F66BC" w:rsidDel="001166BC">
          <w:delText>h</w:delText>
        </w:r>
      </w:del>
      <w:r w:rsidRPr="004F66BC">
        <w:t>owever</w:t>
      </w:r>
      <w:ins w:id="287" w:author="Hart,Sarah" w:date="2022-10-03T17:07:00Z">
        <w:r w:rsidR="001166BC">
          <w:t xml:space="preserve">, </w:t>
        </w:r>
      </w:ins>
      <w:del w:id="288" w:author="Hart,Sarah" w:date="2022-10-03T17:07:00Z">
        <w:r w:rsidRPr="004F66BC" w:rsidDel="001166BC">
          <w:delText xml:space="preserve"> </w:delText>
        </w:r>
      </w:del>
      <w:r w:rsidRPr="004F66BC">
        <w:t xml:space="preserve">the probability of WBBB outbreak notably decreased with greater host dominance at very high values </w:t>
      </w:r>
      <w:ins w:id="289" w:author="Hart,Sarah" w:date="2022-09-27T13:14:00Z">
        <w:r w:rsidR="006A081B">
          <w:t xml:space="preserve">and the probability </w:t>
        </w:r>
      </w:ins>
      <w:ins w:id="290" w:author="Hart,Sarah" w:date="2022-09-27T13:15:00Z">
        <w:r w:rsidR="006A081B">
          <w:t>of</w:t>
        </w:r>
      </w:ins>
      <w:ins w:id="291" w:author="Hart,Sarah" w:date="2022-09-27T13:16:00Z">
        <w:r w:rsidR="006A081B">
          <w:t xml:space="preserve"> SB outbreak increased dramatically when host dominance exceeded 5</w:t>
        </w:r>
      </w:ins>
      <w:ins w:id="292" w:author="Hart,Sarah" w:date="2022-10-03T17:06:00Z">
        <w:r w:rsidR="001166BC">
          <w:t>5</w:t>
        </w:r>
      </w:ins>
      <w:ins w:id="293" w:author="Hart,Sarah" w:date="2022-10-03T17:08:00Z">
        <w:r w:rsidR="001166BC">
          <w:t>%.</w:t>
        </w:r>
      </w:ins>
      <w:del w:id="294" w:author="Hart,Sarah" w:date="2022-09-27T13:16:00Z">
        <w:r w:rsidRPr="004F66BC" w:rsidDel="006A081B">
          <w:delText>(Fig. 2D and H).</w:delText>
        </w:r>
      </w:del>
      <w:moveToRangeStart w:id="295" w:author="Hart,Sarah" w:date="2022-09-27T12:32:00Z" w:name="move115174367"/>
      <w:moveTo w:id="296" w:author="Hart,Sarah" w:date="2022-09-27T12:32:00Z">
        <w:del w:id="297" w:author="Hart,Sarah" w:date="2022-10-03T17:08:00Z">
          <w:r w:rsidR="00D86025" w:rsidRPr="004F66BC" w:rsidDel="001166BC">
            <w:delText xml:space="preserve">After controlling for variation in host size and density, </w:delText>
          </w:r>
        </w:del>
        <w:del w:id="298" w:author="Hart,Sarah" w:date="2022-09-27T13:16:00Z">
          <w:r w:rsidR="00D86025" w:rsidRPr="004F66BC" w:rsidDel="006A081B">
            <w:delText xml:space="preserve">we found </w:delText>
          </w:r>
        </w:del>
        <w:del w:id="299" w:author="Hart,Sarah" w:date="2022-10-03T17:08:00Z">
          <w:r w:rsidR="00D86025" w:rsidRPr="004F66BC" w:rsidDel="001166BC">
            <w:delText>the probability of MPB, SB, and WBBBB outbreak generally increased with total basal area, although the effect was small</w:delText>
          </w:r>
        </w:del>
        <w:del w:id="300" w:author="Hart,Sarah" w:date="2022-09-27T13:17:00Z">
          <w:r w:rsidR="00D86025" w:rsidRPr="004F66BC" w:rsidDel="006A081B">
            <w:delText xml:space="preserve"> (Fig. 2A).</w:delText>
          </w:r>
        </w:del>
      </w:moveTo>
      <w:moveToRangeEnd w:id="295"/>
    </w:p>
    <w:p w14:paraId="602BCB1A" w14:textId="0D75C017" w:rsidR="00E81019" w:rsidRPr="00E81019" w:rsidRDefault="00E81019">
      <w:pPr>
        <w:pStyle w:val="BodyText"/>
        <w:rPr>
          <w:ins w:id="301" w:author="Hart,Sarah" w:date="2022-10-04T14:39:00Z"/>
        </w:rPr>
        <w:pPrChange w:id="302" w:author="Hart,Sarah" w:date="2022-10-04T14:40:00Z">
          <w:pPr>
            <w:pStyle w:val="FirstParagraph"/>
            <w:ind w:firstLine="720"/>
          </w:pPr>
        </w:pPrChange>
      </w:pPr>
    </w:p>
    <w:p w14:paraId="4E397183" w14:textId="2E5EB672" w:rsidR="00443EBA" w:rsidRDefault="00443EBA" w:rsidP="00443EBA">
      <w:pPr>
        <w:pStyle w:val="CaptionedFigure"/>
        <w:rPr>
          <w:ins w:id="303" w:author="Hart,Sarah" w:date="2022-10-18T08:44:00Z"/>
        </w:rPr>
      </w:pPr>
      <w:ins w:id="304" w:author="Hart,Sarah" w:date="2022-10-18T08:45:00Z">
        <w:r>
          <w:rPr>
            <w:noProof/>
          </w:rPr>
          <w:lastRenderedPageBreak/>
          <w:drawing>
            <wp:inline distT="0" distB="0" distL="0" distR="0" wp14:anchorId="028A0A8F" wp14:editId="01423BB7">
              <wp:extent cx="6400800" cy="3108960"/>
              <wp:effectExtent l="0" t="0" r="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3108960"/>
                      </a:xfrm>
                      <a:prstGeom prst="rect">
                        <a:avLst/>
                      </a:prstGeom>
                    </pic:spPr>
                  </pic:pic>
                </a:graphicData>
              </a:graphic>
            </wp:inline>
          </w:drawing>
        </w:r>
      </w:ins>
    </w:p>
    <w:p w14:paraId="0CC493AC" w14:textId="77777777" w:rsidR="00443EBA" w:rsidRDefault="00443EBA" w:rsidP="00443EBA">
      <w:pPr>
        <w:pStyle w:val="ImageCaption"/>
        <w:rPr>
          <w:ins w:id="305" w:author="Hart,Sarah" w:date="2022-10-18T08:44:00Z"/>
        </w:rPr>
      </w:pPr>
      <w:ins w:id="306" w:author="Hart,Sarah" w:date="2022-10-18T08:44:00Z">
        <w:r>
          <w:t>Figure 2: The associations between the probability of occurrence of the mountain pine beetle (MPB; red), spruce beetle (SB; blue); and western balsam bark beetle (WBBB; yellow) outbreak and stand structure and composition. The top row (A-D) illustrates the accumulated local effects (ALE) from Random Forest models of the presence/absence of outbreak. For visualization purposes, ALE values have been smoothed using local polynomial regression. Boxplots (E-H) show the distribution of values for stands affected (dark colors) and unaffected (light colors) by each bark beetle species. The bottom and top limits of each box are the lower and upper quartiles, respectively; the thick black line within the box is the median; error bars equal ±1.5 times the interquartile range; and points denote outliers, values outside ±1.5 times the interquartile range.</w:t>
        </w:r>
      </w:ins>
    </w:p>
    <w:p w14:paraId="25012CDE" w14:textId="2CEC5852" w:rsidR="00E81019" w:rsidRPr="004F66BC" w:rsidDel="00443EBA" w:rsidRDefault="00E81019" w:rsidP="00E81019">
      <w:pPr>
        <w:pStyle w:val="ImageCaption"/>
        <w:rPr>
          <w:del w:id="307" w:author="Hart,Sarah" w:date="2022-10-18T08:44:00Z"/>
          <w:moveTo w:id="308" w:author="Hart,Sarah" w:date="2022-10-04T14:39:00Z"/>
        </w:rPr>
      </w:pPr>
      <w:moveToRangeStart w:id="309" w:author="Hart,Sarah" w:date="2022-10-04T14:39:00Z" w:name="move115786799"/>
      <w:moveTo w:id="310" w:author="Hart,Sarah" w:date="2022-10-04T14:39:00Z">
        <w:del w:id="311" w:author="Hart,Sarah" w:date="2022-10-18T08:44:00Z">
          <w:r w:rsidRPr="004F66BC" w:rsidDel="00443EBA">
            <w:delText>Figure 2: The associations between the probability of occurrence of the mountain pine beetle (MPB; red), spruce beetle (SB; blue); and western balsam bark beetle (WBBB; yellow) outbreak and stand structure and composition. The top row (A-D) illustrates the accumulated local effects (ALE) from Random Forest models of the presence/absence of outbreak. For visualization purposes, ALE values have been smoothed using local polynomial regression. Boxplots (E-H) show the distribution of values for stands affected (dark colors) and unaffected (light colors) by each bark beetle species. The bottom and top limits of each box are the lower and upper quartiles, respectively; the thick black line within the box is the median; error bars equal ±1.5 times the interquartile range; and points denote outliers, values outside ±1.5 times the interquartile range.</w:delText>
          </w:r>
        </w:del>
      </w:moveTo>
    </w:p>
    <w:moveToRangeEnd w:id="309"/>
    <w:p w14:paraId="015FE95F" w14:textId="77777777" w:rsidR="00E81019" w:rsidRPr="00E81019" w:rsidRDefault="00E81019">
      <w:pPr>
        <w:pStyle w:val="BodyText"/>
        <w:pPrChange w:id="312" w:author="Hart,Sarah" w:date="2022-10-04T14:39:00Z">
          <w:pPr>
            <w:pStyle w:val="FirstParagraph"/>
          </w:pPr>
        </w:pPrChange>
      </w:pPr>
    </w:p>
    <w:p w14:paraId="14926F91" w14:textId="77777777" w:rsidR="006A14AC" w:rsidRPr="004F66BC" w:rsidRDefault="006A14AC" w:rsidP="00E81019">
      <w:pPr>
        <w:pStyle w:val="Heading2"/>
      </w:pPr>
      <w:bookmarkStart w:id="313" w:name="Xf185962bc48a02aeb4342b6657f4b5ae21ce877"/>
      <w:bookmarkEnd w:id="225"/>
      <w:r w:rsidRPr="004F66BC">
        <w:t>Do stand conditions suitable for multiple outbreaks commonly co-occur?</w:t>
      </w:r>
    </w:p>
    <w:p w14:paraId="1BAB2017" w14:textId="77777777" w:rsidR="0061713D" w:rsidRDefault="0061713D" w:rsidP="0061713D">
      <w:pPr>
        <w:ind w:firstLine="720"/>
        <w:rPr>
          <w:ins w:id="314" w:author="Hart,Sarah" w:date="2022-10-18T08:50:00Z"/>
        </w:rPr>
        <w:pPrChange w:id="315" w:author="Hart,Sarah" w:date="2022-10-18T08:50:00Z">
          <w:pPr>
            <w:pStyle w:val="BodyText"/>
            <w:ind w:firstLine="720"/>
          </w:pPr>
        </w:pPrChange>
      </w:pPr>
      <w:ins w:id="316" w:author="Hart,Sarah" w:date="2022-10-18T08:46:00Z">
        <w:r>
          <w:t>Across the 3096 FIA plots with at least one of the target host species, 39% (n=1215) contained two species and 24% (n=740) three species (Fig. 3). Lodgepole pine was present in 62% of plots (n=1913) plots. Engelmann spruce was present in 62% of plots (n=1916). Subalpine fir was present in 63% of plots (n=1962).</w:t>
        </w:r>
      </w:ins>
      <w:del w:id="317" w:author="Hart,Sarah" w:date="2022-10-18T08:46:00Z">
        <w:r w:rsidR="0042434E" w:rsidDel="0061713D">
          <w:delText>Across the 3155 FIA plots with at least one of the target host species, 39% (n=1241) contained two species and 24% (n=757) three species (Fig. 3). Lodgepole pine was present in 62% of plots (n=1949) plots. Engelmann spruce was present in 62% of plots (n=1962). Subalpine fir was present in 63% of plots (n=1999).</w:delText>
        </w:r>
      </w:del>
      <w:ins w:id="318" w:author="Hart,Sarah" w:date="2022-10-04T10:30:00Z">
        <w:r w:rsidR="000B1353">
          <w:t xml:space="preserve"> S</w:t>
        </w:r>
      </w:ins>
      <w:ins w:id="319" w:author="Hart,Sarah" w:date="2022-10-04T10:31:00Z">
        <w:r w:rsidR="000B1353">
          <w:t xml:space="preserve">tands with all three target host species were </w:t>
        </w:r>
      </w:ins>
      <w:ins w:id="320" w:author="Hart,Sarah" w:date="2022-10-18T08:47:00Z">
        <w:r>
          <w:t>most common.</w:t>
        </w:r>
      </w:ins>
      <w:ins w:id="321" w:author="Hart,Sarah" w:date="2022-10-04T10:31:00Z">
        <w:r w:rsidR="000B1353">
          <w:t xml:space="preserve"> </w:t>
        </w:r>
      </w:ins>
      <w:ins w:id="322" w:author="Hart,Sarah" w:date="2022-10-18T08:50:00Z">
        <w:r>
          <w:t xml:space="preserve">RF models </w:t>
        </w:r>
        <w:r>
          <w:lastRenderedPageBreak/>
          <w:t xml:space="preserve">predicted that 86% of plots (n=2649) were suitable for bark beetle outbreak. Of these plots 32% of plots (n=859) were suitable for outbreaks of two bark beetle species and 12% of plots (n=318) were suitable for outbreaks of three bark beetle species. Of the plots with at least one susceptible host, 61% (n=1627) were susceptible to outbreaks of MPB, 58% (n=1541) were susceptible to outbreaks of SB, 37% (n=976) were susceptible to outbreaks of WBBB (Fig. 3). Stands with only susceptible lodgepole pine were the most commonly occurring combination of susceptible hosts. </w:t>
        </w:r>
      </w:ins>
    </w:p>
    <w:p w14:paraId="045B0181" w14:textId="0EFAE335" w:rsidR="0042434E" w:rsidRDefault="0042434E" w:rsidP="0061713D">
      <w:pPr>
        <w:pStyle w:val="FirstParagraph"/>
        <w:rPr>
          <w:ins w:id="323" w:author="Hart,Sarah" w:date="2022-10-04T14:40:00Z"/>
        </w:rPr>
      </w:pPr>
    </w:p>
    <w:p w14:paraId="11A11A16" w14:textId="1DD1C820" w:rsidR="00E81019" w:rsidRDefault="00E81019" w:rsidP="00E81019">
      <w:pPr>
        <w:pStyle w:val="BodyText"/>
        <w:rPr>
          <w:ins w:id="324" w:author="Hart,Sarah" w:date="2022-10-04T14:40:00Z"/>
        </w:rPr>
      </w:pPr>
    </w:p>
    <w:p w14:paraId="2648EECE" w14:textId="52ED8FA1" w:rsidR="00E81019" w:rsidRPr="004F66BC" w:rsidRDefault="0061713D" w:rsidP="00E81019">
      <w:pPr>
        <w:pStyle w:val="CaptionedFigure"/>
        <w:rPr>
          <w:ins w:id="325" w:author="Hart,Sarah" w:date="2022-10-04T14:40:00Z"/>
        </w:rPr>
      </w:pPr>
      <w:ins w:id="326" w:author="Hart,Sarah" w:date="2022-10-18T08:47:00Z">
        <w:r>
          <w:rPr>
            <w:noProof/>
          </w:rPr>
          <w:drawing>
            <wp:inline distT="0" distB="0" distL="0" distR="0" wp14:anchorId="7EABEA8D" wp14:editId="3DB6F5BA">
              <wp:extent cx="3108862" cy="2286000"/>
              <wp:effectExtent l="0" t="0" r="3175"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8862" cy="2286000"/>
                      </a:xfrm>
                      <a:prstGeom prst="rect">
                        <a:avLst/>
                      </a:prstGeom>
                    </pic:spPr>
                  </pic:pic>
                </a:graphicData>
              </a:graphic>
            </wp:inline>
          </w:drawing>
        </w:r>
      </w:ins>
    </w:p>
    <w:p w14:paraId="56FE2EC0" w14:textId="77777777" w:rsidR="00E81019" w:rsidRPr="004F66BC" w:rsidRDefault="00E81019" w:rsidP="00E81019">
      <w:pPr>
        <w:pStyle w:val="ImageCaption"/>
        <w:rPr>
          <w:ins w:id="327" w:author="Hart,Sarah" w:date="2022-10-04T14:40:00Z"/>
        </w:rPr>
      </w:pPr>
      <w:ins w:id="328" w:author="Hart,Sarah" w:date="2022-10-04T14:40:00Z">
        <w:r w:rsidRPr="004F66BC">
          <w:t>Figure 3: The frequency of plots by the identify of host present (gray) and hosts susceptible to outbreak (black). Gray bars indicate host species were present (i.e., at least one individual of the focal species was present within the plot). Black bars indicate stand structure and composition conditions were suitable to bark beetle outbreak in focal tree species. For host identities, PICO is lodgepole pine, PIEN is Engelmann spruce, and ABLA is subalpine fir.</w:t>
        </w:r>
      </w:ins>
    </w:p>
    <w:p w14:paraId="13F7417A" w14:textId="77777777" w:rsidR="00E81019" w:rsidRPr="00E81019" w:rsidRDefault="00E81019">
      <w:pPr>
        <w:pStyle w:val="BodyText"/>
        <w:pPrChange w:id="329" w:author="Hart,Sarah" w:date="2022-10-04T14:40:00Z">
          <w:pPr>
            <w:pStyle w:val="FirstParagraph"/>
          </w:pPr>
        </w:pPrChange>
      </w:pPr>
    </w:p>
    <w:p w14:paraId="3255571B" w14:textId="01F73127" w:rsidR="0042434E" w:rsidDel="0061713D" w:rsidRDefault="0042434E" w:rsidP="0061713D">
      <w:pPr>
        <w:pStyle w:val="BodyText"/>
        <w:ind w:firstLine="720"/>
        <w:rPr>
          <w:del w:id="330" w:author="Hart,Sarah" w:date="2022-10-18T08:50:00Z"/>
        </w:rPr>
        <w:pPrChange w:id="331" w:author="Hart,Sarah" w:date="2022-10-18T08:49:00Z">
          <w:pPr>
            <w:pStyle w:val="BodyText"/>
          </w:pPr>
        </w:pPrChange>
      </w:pPr>
      <w:del w:id="332" w:author="Hart,Sarah" w:date="2022-10-18T08:49:00Z">
        <w:r w:rsidDel="0061713D">
          <w:delText>RF models predicted that 85% of plots (n=2686) were suitable for bark beetle outbreak. Of these plots 35% of plots (n=933) were suitable for outbreaks of two bark beetle species and 12% of plots (n=326) were suitable for outbreaks of three bark beetle species. Of the plots with at least one susceptible host</w:delText>
        </w:r>
      </w:del>
      <w:del w:id="333" w:author="Hart,Sarah" w:date="2022-10-04T10:32:00Z">
        <w:r w:rsidDel="000B1353">
          <w:delText>s</w:delText>
        </w:r>
      </w:del>
      <w:del w:id="334" w:author="Hart,Sarah" w:date="2022-10-18T08:49:00Z">
        <w:r w:rsidDel="0061713D">
          <w:delText>,61% (n=1647) were susceptible to outbreaks of MPB, 54% (n=1451) were susceptible to outbreaks of SB, 44% (n=1173) were susceptible to outbreaks of WBBB (Fig. 3).</w:delText>
        </w:r>
      </w:del>
    </w:p>
    <w:p w14:paraId="0647FA61" w14:textId="47DA364F" w:rsidR="00EE4251" w:rsidRPr="00EE4251" w:rsidRDefault="006A14AC">
      <w:pPr>
        <w:pStyle w:val="Body"/>
        <w:rPr>
          <w:ins w:id="335" w:author="Hart,Sarah" w:date="2022-10-03T16:02:00Z"/>
        </w:rPr>
        <w:pPrChange w:id="336" w:author="Hart,Sarah" w:date="2022-10-04T14:38:00Z">
          <w:pPr>
            <w:pStyle w:val="FirstParagraph"/>
          </w:pPr>
        </w:pPrChange>
      </w:pPr>
      <w:del w:id="337" w:author="Hart,Sarah" w:date="2022-10-04T10:30:00Z">
        <w:r w:rsidRPr="004F66BC" w:rsidDel="0042434E">
          <w:delText xml:space="preserve">Across the </w:delText>
        </w:r>
      </w:del>
      <w:del w:id="338" w:author="Hart,Sarah" w:date="2022-10-03T17:14:00Z">
        <w:r w:rsidRPr="004F66BC" w:rsidDel="00937261">
          <w:delText>7289</w:delText>
        </w:r>
      </w:del>
      <w:del w:id="339" w:author="Hart,Sarah" w:date="2022-10-04T10:30:00Z">
        <w:r w:rsidRPr="004F66BC" w:rsidDel="0042434E">
          <w:delText xml:space="preserve"> FIA plots with at least one of the target host species, </w:delText>
        </w:r>
      </w:del>
      <w:del w:id="340" w:author="Hart,Sarah" w:date="2022-10-03T17:13:00Z">
        <w:r w:rsidRPr="004F66BC" w:rsidDel="00937261">
          <w:delText>55</w:delText>
        </w:r>
      </w:del>
      <w:del w:id="341" w:author="Hart,Sarah" w:date="2022-10-04T10:30:00Z">
        <w:r w:rsidRPr="004F66BC" w:rsidDel="0042434E">
          <w:delText>% (n=</w:delText>
        </w:r>
      </w:del>
      <w:del w:id="342" w:author="Hart,Sarah" w:date="2022-10-03T17:13:00Z">
        <w:r w:rsidRPr="004F66BC" w:rsidDel="00937261">
          <w:delText>3983</w:delText>
        </w:r>
      </w:del>
      <w:del w:id="343" w:author="Hart,Sarah" w:date="2022-10-04T10:30:00Z">
        <w:r w:rsidRPr="004F66BC" w:rsidDel="0042434E">
          <w:delText xml:space="preserve">) contained two species and </w:delText>
        </w:r>
      </w:del>
      <w:del w:id="344" w:author="Hart,Sarah" w:date="2022-10-03T17:13:00Z">
        <w:r w:rsidRPr="004F66BC" w:rsidDel="00937261">
          <w:delText>18</w:delText>
        </w:r>
      </w:del>
      <w:del w:id="345" w:author="Hart,Sarah" w:date="2022-10-04T10:30:00Z">
        <w:r w:rsidRPr="004F66BC" w:rsidDel="0042434E">
          <w:delText>% (n=</w:delText>
        </w:r>
      </w:del>
      <w:del w:id="346" w:author="Hart,Sarah" w:date="2022-10-03T17:13:00Z">
        <w:r w:rsidRPr="004F66BC" w:rsidDel="00937261">
          <w:delText>1325</w:delText>
        </w:r>
      </w:del>
      <w:del w:id="347" w:author="Hart,Sarah" w:date="2022-10-04T10:30:00Z">
        <w:r w:rsidRPr="004F66BC" w:rsidDel="0042434E">
          <w:delText xml:space="preserve">) three species (Fig. 3). RF models predicted that </w:delText>
        </w:r>
      </w:del>
      <w:del w:id="348" w:author="Hart,Sarah" w:date="2022-10-03T17:19:00Z">
        <w:r w:rsidRPr="004F66BC" w:rsidDel="00EE4251">
          <w:delText>69</w:delText>
        </w:r>
      </w:del>
      <w:del w:id="349" w:author="Hart,Sarah" w:date="2022-10-04T10:30:00Z">
        <w:r w:rsidRPr="004F66BC" w:rsidDel="0042434E">
          <w:delText>% of the plots (n=</w:delText>
        </w:r>
      </w:del>
      <w:del w:id="350" w:author="Hart,Sarah" w:date="2022-10-03T17:19:00Z">
        <w:r w:rsidRPr="004F66BC" w:rsidDel="00EE4251">
          <w:delText>5003</w:delText>
        </w:r>
      </w:del>
      <w:del w:id="351" w:author="Hart,Sarah" w:date="2022-10-04T10:30:00Z">
        <w:r w:rsidRPr="004F66BC" w:rsidDel="0042434E">
          <w:delText xml:space="preserve">) were suitable for bark beetle outbreak and that </w:delText>
        </w:r>
      </w:del>
      <w:del w:id="352" w:author="Hart,Sarah" w:date="2022-10-03T17:17:00Z">
        <w:r w:rsidRPr="004F66BC" w:rsidDel="00EE4251">
          <w:delText>39</w:delText>
        </w:r>
      </w:del>
      <w:del w:id="353" w:author="Hart,Sarah" w:date="2022-10-04T10:30:00Z">
        <w:r w:rsidRPr="004F66BC" w:rsidDel="0042434E">
          <w:delText xml:space="preserve">% (n= </w:delText>
        </w:r>
      </w:del>
      <w:del w:id="354" w:author="Hart,Sarah" w:date="2022-10-03T17:17:00Z">
        <w:r w:rsidRPr="004F66BC" w:rsidDel="00EE4251">
          <w:delText>2842</w:delText>
        </w:r>
      </w:del>
      <w:del w:id="355" w:author="Hart,Sarah" w:date="2022-10-04T10:30:00Z">
        <w:r w:rsidRPr="004F66BC" w:rsidDel="0042434E">
          <w:delText xml:space="preserve">) were susceptible to MPB, </w:delText>
        </w:r>
      </w:del>
      <w:del w:id="356" w:author="Hart,Sarah" w:date="2022-10-03T17:17:00Z">
        <w:r w:rsidRPr="004F66BC" w:rsidDel="00EE4251">
          <w:delText>31</w:delText>
        </w:r>
      </w:del>
      <w:del w:id="357" w:author="Hart,Sarah" w:date="2022-10-04T10:30:00Z">
        <w:r w:rsidRPr="004F66BC" w:rsidDel="0042434E">
          <w:delText xml:space="preserve">% (n= </w:delText>
        </w:r>
      </w:del>
      <w:del w:id="358" w:author="Hart,Sarah" w:date="2022-10-03T17:17:00Z">
        <w:r w:rsidRPr="004F66BC" w:rsidDel="00EE4251">
          <w:delText>2267</w:delText>
        </w:r>
      </w:del>
      <w:del w:id="359" w:author="Hart,Sarah" w:date="2022-10-04T10:30:00Z">
        <w:r w:rsidRPr="004F66BC" w:rsidDel="0042434E">
          <w:delText xml:space="preserve">) were susceptible to SB, and </w:delText>
        </w:r>
      </w:del>
      <w:del w:id="360" w:author="Hart,Sarah" w:date="2022-10-03T17:17:00Z">
        <w:r w:rsidRPr="004F66BC" w:rsidDel="00EE4251">
          <w:delText>24</w:delText>
        </w:r>
      </w:del>
      <w:del w:id="361" w:author="Hart,Sarah" w:date="2022-10-04T10:30:00Z">
        <w:r w:rsidRPr="004F66BC" w:rsidDel="0042434E">
          <w:delText xml:space="preserve">% (n= </w:delText>
        </w:r>
      </w:del>
      <w:del w:id="362" w:author="Hart,Sarah" w:date="2022-10-03T17:17:00Z">
        <w:r w:rsidRPr="004F66BC" w:rsidDel="00EE4251">
          <w:delText>1779</w:delText>
        </w:r>
      </w:del>
      <w:del w:id="363" w:author="Hart,Sarah" w:date="2022-10-04T10:30:00Z">
        <w:r w:rsidRPr="004F66BC" w:rsidDel="0042434E">
          <w:delText>) were susceptible to WBBB.</w:delText>
        </w:r>
      </w:del>
      <w:del w:id="364" w:author="Hart,Sarah" w:date="2022-10-03T17:22:00Z">
        <w:r w:rsidRPr="004F66BC" w:rsidDel="00EE4251">
          <w:delText xml:space="preserve"> </w:delText>
        </w:r>
      </w:del>
    </w:p>
    <w:p w14:paraId="5345EB64" w14:textId="47C35D63" w:rsidR="00317F71" w:rsidRPr="00317F71" w:rsidRDefault="006A14AC">
      <w:pPr>
        <w:pStyle w:val="CaptionedFigure"/>
        <w:pPrChange w:id="365" w:author="Hart,Sarah" w:date="2022-10-04T14:26:00Z">
          <w:pPr>
            <w:pStyle w:val="FirstParagraph"/>
          </w:pPr>
        </w:pPrChange>
      </w:pPr>
      <w:del w:id="366" w:author="Hart,Sarah" w:date="2022-10-03T16:05:00Z">
        <w:r w:rsidRPr="004F66BC" w:rsidDel="00EE3F4E">
          <w:lastRenderedPageBreak/>
          <w:delText>Of the plots with at least one susceptible host, 27% (n=1333) were susceptible to outbreaks of two bark beetle species and 6% (n=276) were susceptible to outbreaks of all three bark beetle species.</w:delText>
        </w:r>
      </w:del>
    </w:p>
    <w:p w14:paraId="70DE6862" w14:textId="77777777" w:rsidR="006A14AC" w:rsidRPr="004F66BC" w:rsidRDefault="006A14AC" w:rsidP="00E81019">
      <w:pPr>
        <w:pStyle w:val="Heading2"/>
      </w:pPr>
      <w:bookmarkStart w:id="367" w:name="X483cc47b4e7ea52c2c1438cc7bb3da84c816506"/>
      <w:bookmarkEnd w:id="313"/>
      <w:r w:rsidRPr="004F66BC">
        <w:t>Does the occurrence or severity of cumulative bark beetle activity increase with the host species richness?</w:t>
      </w:r>
    </w:p>
    <w:p w14:paraId="6D06ED33" w14:textId="71024405" w:rsidR="00512F75" w:rsidDel="00D46F06" w:rsidRDefault="00512F75">
      <w:pPr>
        <w:pStyle w:val="Body"/>
        <w:rPr>
          <w:del w:id="368" w:author="Hart,Sarah" w:date="2022-10-04T12:42:00Z"/>
        </w:rPr>
        <w:pPrChange w:id="369" w:author="Hart,Sarah" w:date="2022-10-04T14:38:00Z">
          <w:pPr>
            <w:pStyle w:val="FirstParagraph"/>
          </w:pPr>
        </w:pPrChange>
      </w:pPr>
      <w:r>
        <w:t xml:space="preserve">Across 2686 plots with susceptible Engelmann spruce, lodgepole pine, and/or subalpine fir </w:t>
      </w:r>
      <w:del w:id="370" w:author="Hart,Sarah" w:date="2022-10-04T15:03:00Z">
        <w:r w:rsidDel="00785CB1">
          <w:delText xml:space="preserve">without </w:delText>
        </w:r>
      </w:del>
      <w:r>
        <w:t>and without any alternative host species</w:t>
      </w:r>
      <w:del w:id="371" w:author="Hart,Sarah" w:date="2022-10-04T15:03:00Z">
        <w:r w:rsidDel="00785CB1">
          <w:delText xml:space="preserve"> for SB, MPB, or WBBB</w:delText>
        </w:r>
      </w:del>
      <w:r>
        <w:t>, we found that 44% of plots (n=1175) were affected by an outbreak of at least one species.</w:t>
      </w:r>
      <w:ins w:id="372" w:author="Hart,Sarah" w:date="2022-10-04T12:42:00Z">
        <w:r w:rsidR="00D46F06">
          <w:t xml:space="preserve"> </w:t>
        </w:r>
      </w:ins>
    </w:p>
    <w:p w14:paraId="4E42E021" w14:textId="77777777" w:rsidR="00EE3F4E" w:rsidDel="00D46F06" w:rsidRDefault="00EE3F4E">
      <w:pPr>
        <w:pStyle w:val="Body"/>
        <w:rPr>
          <w:del w:id="373" w:author="Hart,Sarah" w:date="2022-10-04T12:42:00Z"/>
        </w:rPr>
        <w:pPrChange w:id="374" w:author="Hart,Sarah" w:date="2022-10-04T14:38:00Z">
          <w:pPr>
            <w:pStyle w:val="FirstParagraph"/>
          </w:pPr>
        </w:pPrChange>
      </w:pPr>
    </w:p>
    <w:p w14:paraId="5911C08D" w14:textId="5B6342A7" w:rsidR="00512F75" w:rsidDel="00512F75" w:rsidRDefault="00512F75">
      <w:pPr>
        <w:pStyle w:val="Body"/>
        <w:rPr>
          <w:del w:id="375" w:author="Hart,Sarah" w:date="2022-10-04T12:29:00Z"/>
        </w:rPr>
        <w:pPrChange w:id="376" w:author="Hart,Sarah" w:date="2022-10-04T14:38:00Z">
          <w:pPr>
            <w:pStyle w:val="BodyText"/>
          </w:pPr>
        </w:pPrChange>
      </w:pPr>
      <w:r>
        <w:t>The proportion of plots affected by an outbreak of at least one species was greatest in plots with all three hosts (</w:t>
      </w:r>
      <w:ins w:id="377" w:author="Hart,Sarah" w:date="2022-10-04T12:29:00Z">
        <w:r>
          <w:t xml:space="preserve">prop = </w:t>
        </w:r>
      </w:ins>
      <w:r>
        <w:t>0.63</w:t>
      </w:r>
      <w:del w:id="378" w:author="Hart,Sarah" w:date="2022-10-04T12:26:00Z">
        <w:r w:rsidDel="00512F75">
          <w:delText>; n=204</w:delText>
        </w:r>
      </w:del>
      <w:r>
        <w:t>)</w:t>
      </w:r>
      <w:ins w:id="379" w:author="Hart,Sarah" w:date="2022-10-04T12:26:00Z">
        <w:r>
          <w:t xml:space="preserve">. </w:t>
        </w:r>
      </w:ins>
      <w:ins w:id="380" w:author="Hart,Sarah" w:date="2022-10-04T12:27:00Z">
        <w:r>
          <w:t>The</w:t>
        </w:r>
      </w:ins>
      <w:ins w:id="381" w:author="Hart,Sarah" w:date="2022-10-04T12:26:00Z">
        <w:r>
          <w:t xml:space="preserve"> proportion</w:t>
        </w:r>
      </w:ins>
      <w:ins w:id="382" w:author="Hart,Sarah" w:date="2022-10-04T12:27:00Z">
        <w:r>
          <w:t>s</w:t>
        </w:r>
      </w:ins>
      <w:ins w:id="383" w:author="Hart,Sarah" w:date="2022-10-04T12:26:00Z">
        <w:r>
          <w:t xml:space="preserve"> of </w:t>
        </w:r>
      </w:ins>
      <w:ins w:id="384" w:author="Hart,Sarah" w:date="2022-10-04T12:27:00Z">
        <w:r>
          <w:t xml:space="preserve">affected </w:t>
        </w:r>
      </w:ins>
      <w:del w:id="385" w:author="Hart,Sarah" w:date="2022-10-04T12:26:00Z">
        <w:r w:rsidDel="00512F75">
          <w:delText xml:space="preserve">, </w:delText>
        </w:r>
      </w:del>
      <w:ins w:id="386" w:author="Hart,Sarah" w:date="2022-10-04T12:26:00Z">
        <w:r>
          <w:t xml:space="preserve">plots with </w:t>
        </w:r>
      </w:ins>
      <w:del w:id="387" w:author="Hart,Sarah" w:date="2022-10-04T12:26:00Z">
        <w:r w:rsidDel="00512F75">
          <w:delText xml:space="preserve">however it was not significantly different than the proportion of affected plots with </w:delText>
        </w:r>
      </w:del>
      <w:r>
        <w:t xml:space="preserve">lodgepole pine and Engelmann spruce </w:t>
      </w:r>
      <w:ins w:id="388" w:author="Hart,Sarah" w:date="2022-10-04T12:29:00Z">
        <w:r>
          <w:t xml:space="preserve">(prop = 0.53) </w:t>
        </w:r>
      </w:ins>
      <w:r>
        <w:t xml:space="preserve">or lodgepole pine and subalpine fir </w:t>
      </w:r>
      <w:ins w:id="389" w:author="Hart,Sarah" w:date="2022-10-04T12:29:00Z">
        <w:r>
          <w:t xml:space="preserve">(prop = 0.53) </w:t>
        </w:r>
      </w:ins>
      <w:ins w:id="390" w:author="Hart,Sarah" w:date="2022-10-04T12:27:00Z">
        <w:r>
          <w:t>were both 10 percentage points lower</w:t>
        </w:r>
      </w:ins>
      <w:ins w:id="391" w:author="Hart,Sarah" w:date="2022-10-04T15:04:00Z">
        <w:r w:rsidR="00826895">
          <w:t xml:space="preserve"> than plots with all three hosts</w:t>
        </w:r>
      </w:ins>
      <w:ins w:id="392" w:author="Hart,Sarah" w:date="2022-10-04T12:27:00Z">
        <w:r>
          <w:t xml:space="preserve">, but </w:t>
        </w:r>
      </w:ins>
      <w:ins w:id="393" w:author="Hart,Sarah" w:date="2022-10-04T12:28:00Z">
        <w:r>
          <w:t>these differences were not</w:t>
        </w:r>
      </w:ins>
      <w:ins w:id="394" w:author="Hart,Sarah" w:date="2022-10-04T12:27:00Z">
        <w:r>
          <w:t xml:space="preserve"> </w:t>
        </w:r>
      </w:ins>
      <w:ins w:id="395" w:author="Hart,Sarah" w:date="2022-10-04T12:28:00Z">
        <w:r>
          <w:t>statistically significant (p&gt;0.05) (</w:t>
        </w:r>
      </w:ins>
      <w:del w:id="396" w:author="Hart,Sarah" w:date="2022-10-04T12:28:00Z">
        <w:r w:rsidDel="00512F75">
          <w:delText>(0.</w:delText>
        </w:r>
      </w:del>
      <w:del w:id="397" w:author="Hart,Sarah" w:date="2022-10-04T12:24:00Z">
        <w:r w:rsidDel="00512F75">
          <w:delText xml:space="preserve">64 </w:delText>
        </w:r>
      </w:del>
      <w:del w:id="398" w:author="Hart,Sarah" w:date="2022-10-04T12:26:00Z">
        <w:r w:rsidDel="00512F75">
          <w:delText>and 0.</w:delText>
        </w:r>
      </w:del>
      <w:del w:id="399" w:author="Hart,Sarah" w:date="2022-10-04T12:25:00Z">
        <w:r w:rsidDel="00512F75">
          <w:delText>4</w:delText>
        </w:r>
      </w:del>
      <w:del w:id="400" w:author="Hart,Sarah" w:date="2022-10-04T12:26:00Z">
        <w:r w:rsidDel="00512F75">
          <w:delText>, respective</w:delText>
        </w:r>
      </w:del>
      <w:ins w:id="401" w:author="Hart,Sarah" w:date="2022-10-04T12:26:00Z">
        <w:r>
          <w:t xml:space="preserve">Figure </w:t>
        </w:r>
      </w:ins>
      <w:del w:id="402" w:author="Hart,Sarah" w:date="2022-10-04T12:26:00Z">
        <w:r w:rsidDel="00512F75">
          <w:delText xml:space="preserve">ly; </w:delText>
        </w:r>
      </w:del>
      <w:r>
        <w:t>4A).</w:t>
      </w:r>
      <w:ins w:id="403" w:author="Hart,Sarah" w:date="2022-10-04T12:29:00Z">
        <w:r>
          <w:t xml:space="preserve"> </w:t>
        </w:r>
      </w:ins>
    </w:p>
    <w:p w14:paraId="50C2C7C4" w14:textId="5DF9C2AD" w:rsidR="00E81019" w:rsidRDefault="00512F75" w:rsidP="00E81019">
      <w:pPr>
        <w:pStyle w:val="Body"/>
        <w:rPr>
          <w:ins w:id="404" w:author="Hart,Sarah" w:date="2022-10-04T14:42:00Z"/>
        </w:rPr>
      </w:pPr>
      <w:ins w:id="405" w:author="Hart,Sarah" w:date="2022-10-04T12:29:00Z">
        <w:r>
          <w:t>S</w:t>
        </w:r>
      </w:ins>
      <w:ins w:id="406" w:author="Hart,Sarah" w:date="2022-09-30T14:52:00Z">
        <w:r w:rsidR="00D37D89">
          <w:t xml:space="preserve">tands with only susceptible </w:t>
        </w:r>
      </w:ins>
      <w:ins w:id="407" w:author="Hart,Sarah" w:date="2022-09-30T14:53:00Z">
        <w:r w:rsidR="00D37D89">
          <w:t>subalpine fir were least likely to experience outbreak</w:t>
        </w:r>
      </w:ins>
      <w:ins w:id="408" w:author="Hart,Sarah" w:date="2022-10-04T12:29:00Z">
        <w:r>
          <w:t xml:space="preserve"> (prop = 0.</w:t>
        </w:r>
      </w:ins>
      <w:ins w:id="409" w:author="Hart,Sarah" w:date="2022-10-04T12:34:00Z">
        <w:r w:rsidR="005F19D4">
          <w:t>17</w:t>
        </w:r>
      </w:ins>
      <w:ins w:id="410" w:author="Hart,Sarah" w:date="2022-10-04T12:29:00Z">
        <w:r>
          <w:t>)</w:t>
        </w:r>
      </w:ins>
      <w:ins w:id="411" w:author="Hart,Sarah" w:date="2022-09-30T14:53:00Z">
        <w:r w:rsidR="00D37D89">
          <w:t xml:space="preserve">, followed by stands with </w:t>
        </w:r>
      </w:ins>
      <w:ins w:id="412" w:author="Hart,Sarah" w:date="2022-10-04T12:35:00Z">
        <w:r w:rsidR="005F19D4">
          <w:t xml:space="preserve">subalpine fir and Engelmann spruce (prop = 0.34) or </w:t>
        </w:r>
      </w:ins>
      <w:ins w:id="413" w:author="Hart,Sarah" w:date="2022-09-30T14:53:00Z">
        <w:r w:rsidR="00D37D89">
          <w:t>Engelmann spruce</w:t>
        </w:r>
      </w:ins>
      <w:ins w:id="414" w:author="Hart,Sarah" w:date="2022-10-04T12:34:00Z">
        <w:r w:rsidR="005F19D4">
          <w:t xml:space="preserve"> (prop =</w:t>
        </w:r>
      </w:ins>
      <w:ins w:id="415" w:author="Hart,Sarah" w:date="2022-10-04T12:35:00Z">
        <w:r w:rsidR="005F19D4">
          <w:t xml:space="preserve"> </w:t>
        </w:r>
      </w:ins>
      <w:ins w:id="416" w:author="Hart,Sarah" w:date="2022-10-04T12:34:00Z">
        <w:r w:rsidR="005F19D4">
          <w:t>0.35</w:t>
        </w:r>
      </w:ins>
      <w:ins w:id="417" w:author="Hart,Sarah" w:date="2022-10-04T12:42:00Z">
        <w:r w:rsidR="006E6AE6">
          <w:t>).</w:t>
        </w:r>
      </w:ins>
    </w:p>
    <w:p w14:paraId="1B16289B" w14:textId="77777777" w:rsidR="00E81019" w:rsidRPr="004F66BC" w:rsidRDefault="00E81019" w:rsidP="00E81019">
      <w:pPr>
        <w:pStyle w:val="ImageCaption"/>
        <w:rPr>
          <w:ins w:id="418" w:author="Hart,Sarah" w:date="2022-10-04T14:42:00Z"/>
        </w:rPr>
      </w:pPr>
      <w:ins w:id="419" w:author="Hart,Sarah" w:date="2022-10-04T14:42:00Z">
        <w:r>
          <w:rPr>
            <w:noProof/>
          </w:rPr>
          <w:lastRenderedPageBreak/>
          <w:drawing>
            <wp:inline distT="0" distB="0" distL="0" distR="0" wp14:anchorId="465BBA49" wp14:editId="48064AE6">
              <wp:extent cx="4096512" cy="3657600"/>
              <wp:effectExtent l="0" t="0" r="5715" b="0"/>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96512" cy="3657600"/>
                      </a:xfrm>
                      <a:prstGeom prst="rect">
                        <a:avLst/>
                      </a:prstGeom>
                    </pic:spPr>
                  </pic:pic>
                </a:graphicData>
              </a:graphic>
            </wp:inline>
          </w:drawing>
        </w:r>
      </w:ins>
    </w:p>
    <w:p w14:paraId="3C208359" w14:textId="77777777" w:rsidR="00E81019" w:rsidRPr="004F66BC" w:rsidRDefault="00E81019" w:rsidP="00E81019">
      <w:pPr>
        <w:pStyle w:val="ImageCaption"/>
        <w:rPr>
          <w:ins w:id="420" w:author="Hart,Sarah" w:date="2022-10-04T14:42:00Z"/>
        </w:rPr>
      </w:pPr>
      <w:ins w:id="421" w:author="Hart,Sarah" w:date="2022-10-04T14:42:00Z">
        <w:r w:rsidRPr="004F66BC">
          <w:t>Figure 4: The proportion of plots affected by bark beetles by the identity of suitable hosts. Letters above bars indicate significant (p&lt;0.05) difference between groups, as determined using pairwise proportion tests. Numbers below bars show sample sizes. For host identities, PICO is lodgepole pine, PIEN is Engelmann spruce, and ABLA is subalpine fir.</w:t>
        </w:r>
      </w:ins>
    </w:p>
    <w:p w14:paraId="4C0C9C7D" w14:textId="77777777" w:rsidR="00E81019" w:rsidRPr="00D46F06" w:rsidRDefault="00E81019">
      <w:pPr>
        <w:pStyle w:val="Body"/>
        <w:ind w:firstLine="0"/>
        <w:rPr>
          <w:ins w:id="422" w:author="Hart,Sarah" w:date="2022-09-30T14:44:00Z"/>
        </w:rPr>
        <w:pPrChange w:id="423" w:author="Hart,Sarah" w:date="2022-10-04T14:53:00Z">
          <w:pPr>
            <w:pStyle w:val="FirstParagraph"/>
          </w:pPr>
        </w:pPrChange>
      </w:pPr>
    </w:p>
    <w:p w14:paraId="70A7A97D" w14:textId="4A6277E3" w:rsidR="00317F71" w:rsidDel="00E81019" w:rsidRDefault="006A14AC">
      <w:pPr>
        <w:pStyle w:val="Body"/>
        <w:rPr>
          <w:del w:id="424" w:author="Hart,Sarah" w:date="2022-10-04T12:57:00Z"/>
        </w:rPr>
        <w:pPrChange w:id="425" w:author="Hart,Sarah" w:date="2022-10-04T14:38:00Z">
          <w:pPr>
            <w:pStyle w:val="FirstParagraph"/>
          </w:pPr>
        </w:pPrChange>
      </w:pPr>
      <w:del w:id="426" w:author="Hart,Sarah" w:date="2022-09-30T14:56:00Z">
        <w:r w:rsidRPr="004F66BC" w:rsidDel="005F14DD">
          <w:delText>Of the 213 plots where all three hosts were susceptible</w:delText>
        </w:r>
      </w:del>
      <w:del w:id="427" w:author="Hart,Sarah" w:date="2022-09-30T14:33:00Z">
        <w:r w:rsidRPr="004F66BC" w:rsidDel="00292050">
          <w:delText xml:space="preserve"> to bark beetle outbreak and no alternative hosts were present</w:delText>
        </w:r>
      </w:del>
      <w:del w:id="428" w:author="Hart,Sarah" w:date="2022-09-30T14:56:00Z">
        <w:r w:rsidRPr="004F66BC" w:rsidDel="005F14DD">
          <w:delText>, 67% (n=</w:delText>
        </w:r>
      </w:del>
      <w:del w:id="429" w:author="Hart,Sarah" w:date="2022-09-30T14:37:00Z">
        <w:r w:rsidRPr="004F66BC" w:rsidDel="00292050">
          <w:rPr>
            <w:rStyle w:val="VerbatimChar"/>
            <w:rFonts w:ascii="Times" w:hAnsi="Times"/>
            <w:sz w:val="24"/>
          </w:rPr>
          <w:delText>rhosts3affected.n</w:delText>
        </w:r>
      </w:del>
      <w:del w:id="430" w:author="Hart,Sarah" w:date="2022-09-30T14:56:00Z">
        <w:r w:rsidRPr="004F66BC" w:rsidDel="005F14DD">
          <w:delText xml:space="preserve">) were affected by bark beetle outbreak. </w:delText>
        </w:r>
      </w:del>
      <w:del w:id="431" w:author="Hart,Sarah" w:date="2022-10-04T12:42:00Z">
        <w:r w:rsidRPr="004F66BC" w:rsidDel="00D46F06">
          <w:delText>In contrast, total</w:delText>
        </w:r>
      </w:del>
      <w:ins w:id="432" w:author="Hart,Sarah" w:date="2022-10-04T12:55:00Z">
        <w:r w:rsidR="00EA446E">
          <w:t>Basal</w:t>
        </w:r>
      </w:ins>
      <w:del w:id="433" w:author="Hart,Sarah" w:date="2022-10-04T12:55:00Z">
        <w:r w:rsidRPr="004F66BC" w:rsidDel="00EA446E">
          <w:delText xml:space="preserve"> basal</w:delText>
        </w:r>
      </w:del>
      <w:r w:rsidRPr="004F66BC">
        <w:t xml:space="preserve"> area loss due outbreak(s) was </w:t>
      </w:r>
      <w:del w:id="434" w:author="Hart,Sarah" w:date="2022-10-04T12:49:00Z">
        <w:r w:rsidRPr="004F66BC" w:rsidDel="001938DB">
          <w:delText>generally lower in stands with multiple hosts susceptible to outbreak</w:delText>
        </w:r>
      </w:del>
      <w:ins w:id="435" w:author="Hart,Sarah" w:date="2022-10-04T12:49:00Z">
        <w:r w:rsidR="001938DB">
          <w:t>greatest in stands with only Engelmann spruce</w:t>
        </w:r>
      </w:ins>
      <w:ins w:id="436" w:author="Hart,Sarah" w:date="2022-10-04T12:56:00Z">
        <w:r w:rsidR="00EA446E">
          <w:t xml:space="preserve"> (mean = 66%), followed by stands with only</w:t>
        </w:r>
      </w:ins>
      <w:ins w:id="437" w:author="Hart,Sarah" w:date="2022-10-04T12:49:00Z">
        <w:r w:rsidR="001938DB">
          <w:t xml:space="preserve"> lodgepole pine </w:t>
        </w:r>
      </w:ins>
      <w:ins w:id="438" w:author="Hart,Sarah" w:date="2022-10-04T12:51:00Z">
        <w:r w:rsidR="00EA446E">
          <w:t xml:space="preserve">(mean </w:t>
        </w:r>
      </w:ins>
      <w:ins w:id="439" w:author="Hart,Sarah" w:date="2022-10-04T12:52:00Z">
        <w:r w:rsidR="00EA446E">
          <w:t>= 47</w:t>
        </w:r>
      </w:ins>
      <w:ins w:id="440" w:author="Hart,Sarah" w:date="2022-10-04T12:56:00Z">
        <w:r w:rsidR="00EA446E">
          <w:t>%</w:t>
        </w:r>
      </w:ins>
      <w:ins w:id="441" w:author="Hart,Sarah" w:date="2022-10-04T12:52:00Z">
        <w:r w:rsidR="00EA446E">
          <w:t xml:space="preserve">) </w:t>
        </w:r>
      </w:ins>
      <w:del w:id="442" w:author="Hart,Sarah" w:date="2022-10-04T12:51:00Z">
        <w:r w:rsidRPr="004F66BC" w:rsidDel="00EA446E">
          <w:delText xml:space="preserve"> </w:delText>
        </w:r>
      </w:del>
      <w:r w:rsidRPr="004F66BC">
        <w:t>(Fig. 4</w:t>
      </w:r>
      <w:ins w:id="443" w:author="Hart,Sarah" w:date="2022-10-04T12:51:00Z">
        <w:r w:rsidR="00EA446E">
          <w:t>B</w:t>
        </w:r>
      </w:ins>
      <w:r w:rsidRPr="004F66BC">
        <w:t xml:space="preserve">). </w:t>
      </w:r>
      <w:ins w:id="444" w:author="Hart,Sarah" w:date="2022-10-04T12:53:00Z">
        <w:r w:rsidR="00EA446E">
          <w:t>Stands with only subalpine fir experienced the lowest rates of basal area loss (mean</w:t>
        </w:r>
      </w:ins>
      <w:ins w:id="445" w:author="Hart,Sarah" w:date="2022-10-04T12:54:00Z">
        <w:r w:rsidR="00EA446E">
          <w:t xml:space="preserve"> </w:t>
        </w:r>
      </w:ins>
      <w:ins w:id="446" w:author="Hart,Sarah" w:date="2022-10-04T12:53:00Z">
        <w:r w:rsidR="00EA446E">
          <w:t>=</w:t>
        </w:r>
      </w:ins>
      <w:ins w:id="447" w:author="Hart,Sarah" w:date="2022-10-04T12:54:00Z">
        <w:r w:rsidR="00EA446E">
          <w:t xml:space="preserve"> </w:t>
        </w:r>
      </w:ins>
      <w:ins w:id="448" w:author="Hart,Sarah" w:date="2022-10-04T12:53:00Z">
        <w:r w:rsidR="00EA446E">
          <w:t>15%</w:t>
        </w:r>
      </w:ins>
      <w:ins w:id="449" w:author="Hart,Sarah" w:date="2022-10-04T12:54:00Z">
        <w:r w:rsidR="00EA446E">
          <w:t xml:space="preserve">), followed by stands where all three hosts were present (mean = 27%). </w:t>
        </w:r>
      </w:ins>
      <w:ins w:id="450" w:author="Hart,Sarah" w:date="2022-10-04T12:57:00Z">
        <w:r w:rsidR="00EA446E">
          <w:t>Outbreak severity was intermediate in s</w:t>
        </w:r>
      </w:ins>
      <w:ins w:id="451" w:author="Hart,Sarah" w:date="2022-10-04T12:55:00Z">
        <w:r w:rsidR="00EA446E">
          <w:t xml:space="preserve">tands with two hosts present (mean </w:t>
        </w:r>
      </w:ins>
      <w:ins w:id="452" w:author="Hart,Sarah" w:date="2022-10-04T12:57:00Z">
        <w:r w:rsidR="00EA446E">
          <w:t xml:space="preserve">basal area loss </w:t>
        </w:r>
      </w:ins>
      <w:ins w:id="453" w:author="Hart,Sarah" w:date="2022-10-04T12:56:00Z">
        <w:r w:rsidR="00EA446E">
          <w:t xml:space="preserve">= 31 – 38%). </w:t>
        </w:r>
      </w:ins>
      <w:del w:id="454" w:author="Hart,Sarah" w:date="2022-10-04T12:53:00Z">
        <w:r w:rsidRPr="004F66BC" w:rsidDel="00EA446E">
          <w:delText xml:space="preserve">Stands with only susceptible Engelmann spruce experienced the most severe basal area loss, followed by stands with susceptible lodgepole pine or </w:delText>
        </w:r>
      </w:del>
      <w:del w:id="455" w:author="Hart,Sarah" w:date="2022-10-04T12:22:00Z">
        <w:r w:rsidRPr="004F66BC" w:rsidDel="00512F75">
          <w:delText>suceptible</w:delText>
        </w:r>
      </w:del>
      <w:del w:id="456" w:author="Hart,Sarah" w:date="2022-10-04T12:53:00Z">
        <w:r w:rsidRPr="004F66BC" w:rsidDel="00EA446E">
          <w:delText xml:space="preserve"> lodgepole pine and subalpine fir. </w:delText>
        </w:r>
      </w:del>
      <w:del w:id="457" w:author="Hart,Sarah" w:date="2022-10-04T12:54:00Z">
        <w:r w:rsidRPr="004F66BC" w:rsidDel="00EA446E">
          <w:delText>However, stands where subalpine fir was the only susceptible species experienced the lowest rates of basal area loss.</w:delText>
        </w:r>
      </w:del>
    </w:p>
    <w:p w14:paraId="3E9E1FF9" w14:textId="77777777" w:rsidR="00E81019" w:rsidRPr="00317F71" w:rsidRDefault="00E81019">
      <w:pPr>
        <w:pStyle w:val="Body"/>
        <w:rPr>
          <w:ins w:id="458" w:author="Hart,Sarah" w:date="2022-10-04T14:42:00Z"/>
        </w:rPr>
        <w:pPrChange w:id="459" w:author="Hart,Sarah" w:date="2022-10-04T14:38:00Z">
          <w:pPr>
            <w:pStyle w:val="FirstParagraph"/>
          </w:pPr>
        </w:pPrChange>
      </w:pPr>
    </w:p>
    <w:p w14:paraId="773D66CB" w14:textId="4BCD02F1" w:rsidR="006A14AC" w:rsidRPr="004F66BC" w:rsidRDefault="006A14AC">
      <w:pPr>
        <w:pStyle w:val="Body"/>
        <w:pPrChange w:id="460" w:author="Hart,Sarah" w:date="2022-10-04T14:38:00Z">
          <w:pPr>
            <w:pStyle w:val="CaptionedFigure"/>
          </w:pPr>
        </w:pPrChange>
      </w:pPr>
    </w:p>
    <w:p w14:paraId="775F67FD" w14:textId="04AB1B12" w:rsidR="006A14AC" w:rsidRPr="004F66BC" w:rsidRDefault="006A14AC" w:rsidP="00E81019">
      <w:pPr>
        <w:pStyle w:val="Heading2"/>
      </w:pPr>
      <w:bookmarkStart w:id="461" w:name="Xc62529202d5232c059459af3f81739ba2cf1881"/>
      <w:bookmarkEnd w:id="367"/>
      <w:r w:rsidRPr="004F66BC">
        <w:lastRenderedPageBreak/>
        <w:t>Given the co-</w:t>
      </w:r>
      <w:del w:id="462" w:author="Hart,Sarah" w:date="2022-09-30T14:56:00Z">
        <w:r w:rsidRPr="004F66BC" w:rsidDel="00206075">
          <w:delText>occurence</w:delText>
        </w:r>
      </w:del>
      <w:ins w:id="463" w:author="Hart,Sarah" w:date="2022-09-30T14:56:00Z">
        <w:r w:rsidR="00206075" w:rsidRPr="004F66BC">
          <w:t>occurrence</w:t>
        </w:r>
      </w:ins>
      <w:r w:rsidRPr="004F66BC">
        <w:t xml:space="preserve"> of multiple susceptible host species, what are the contributions of each bark beetle species to cumulative outbreak </w:t>
      </w:r>
      <w:del w:id="464" w:author="Hart,Sarah" w:date="2022-09-30T14:56:00Z">
        <w:r w:rsidRPr="004F66BC" w:rsidDel="00206075">
          <w:delText>occurence</w:delText>
        </w:r>
      </w:del>
      <w:ins w:id="465" w:author="Hart,Sarah" w:date="2022-09-30T14:56:00Z">
        <w:r w:rsidR="00206075" w:rsidRPr="004F66BC">
          <w:t>occurrence</w:t>
        </w:r>
      </w:ins>
      <w:r w:rsidRPr="004F66BC">
        <w:t xml:space="preserve"> and severity?</w:t>
      </w:r>
    </w:p>
    <w:p w14:paraId="3C89170E" w14:textId="71857C22" w:rsidR="00BF5B10" w:rsidRDefault="006A14AC" w:rsidP="00E81019">
      <w:pPr>
        <w:pStyle w:val="Body"/>
        <w:rPr>
          <w:ins w:id="466" w:author="Hart,Sarah" w:date="2022-10-04T14:41:00Z"/>
        </w:rPr>
      </w:pPr>
      <w:r w:rsidRPr="004F66BC">
        <w:t xml:space="preserve">Given the co-occurrence of susceptible lodgepole pine with either susceptible </w:t>
      </w:r>
      <w:del w:id="467" w:author="Hart,Sarah" w:date="2022-09-30T14:56:00Z">
        <w:r w:rsidRPr="004F66BC" w:rsidDel="00206075">
          <w:delText>Engelemann</w:delText>
        </w:r>
      </w:del>
      <w:ins w:id="468" w:author="Hart,Sarah" w:date="2022-09-30T14:56:00Z">
        <w:r w:rsidR="00206075" w:rsidRPr="004F66BC">
          <w:t>Engelmann</w:t>
        </w:r>
      </w:ins>
      <w:r w:rsidRPr="004F66BC">
        <w:t xml:space="preserve"> spruce </w:t>
      </w:r>
      <w:ins w:id="469" w:author="Hart,Sarah" w:date="2022-10-04T13:21:00Z">
        <w:r w:rsidR="00CE3087">
          <w:t>and/</w:t>
        </w:r>
      </w:ins>
      <w:r w:rsidRPr="004F66BC">
        <w:t xml:space="preserve">or subalpine fir, MPB outbreak was </w:t>
      </w:r>
      <w:del w:id="470" w:author="Hart,Sarah" w:date="2022-10-04T13:21:00Z">
        <w:r w:rsidRPr="004F66BC" w:rsidDel="00CE3087">
          <w:delText xml:space="preserve">generally </w:delText>
        </w:r>
      </w:del>
      <w:r w:rsidRPr="004F66BC">
        <w:t>more likely to occur then either SB or WBBB (Fig. 5</w:t>
      </w:r>
      <w:ins w:id="471" w:author="Hart,Sarah" w:date="2022-10-04T13:21:00Z">
        <w:r w:rsidR="00CE3087">
          <w:t>A</w:t>
        </w:r>
      </w:ins>
      <w:r w:rsidRPr="004F66BC">
        <w:t>)</w:t>
      </w:r>
      <w:ins w:id="472" w:author="Hart,Sarah" w:date="2022-10-04T13:26:00Z">
        <w:r w:rsidR="002541D3">
          <w:t xml:space="preserve"> and led to higher rates of basal area loss (Fig. 5B).</w:t>
        </w:r>
      </w:ins>
      <w:del w:id="473" w:author="Hart,Sarah" w:date="2022-10-04T13:27:00Z">
        <w:r w:rsidRPr="004F66BC" w:rsidDel="00DB5DCF">
          <w:delText>.</w:delText>
        </w:r>
      </w:del>
      <w:r w:rsidRPr="004F66BC">
        <w:t xml:space="preserve"> In stands with susceptible subalpine fir and </w:t>
      </w:r>
      <w:del w:id="474" w:author="Hart,Sarah" w:date="2022-10-04T13:21:00Z">
        <w:r w:rsidRPr="004F66BC" w:rsidDel="00CE3087">
          <w:delText>Englemann</w:delText>
        </w:r>
      </w:del>
      <w:ins w:id="475" w:author="Hart,Sarah" w:date="2022-10-04T13:21:00Z">
        <w:r w:rsidR="00CE3087" w:rsidRPr="004F66BC">
          <w:t>Engelmann</w:t>
        </w:r>
      </w:ins>
      <w:r w:rsidRPr="004F66BC">
        <w:t xml:space="preserve"> spruce, outbreaks of SB and WBBB were equally likely to occur</w:t>
      </w:r>
      <w:ins w:id="476" w:author="Hart,Sarah" w:date="2022-10-04T13:26:00Z">
        <w:r w:rsidR="002541D3">
          <w:t xml:space="preserve">, but </w:t>
        </w:r>
      </w:ins>
      <w:ins w:id="477" w:author="Hart,Sarah" w:date="2022-10-04T13:27:00Z">
        <w:r w:rsidR="002541D3">
          <w:t>SB drove greater rates of basal area loss</w:t>
        </w:r>
      </w:ins>
      <w:ins w:id="478" w:author="Hart,Sarah" w:date="2022-10-04T13:22:00Z">
        <w:r w:rsidR="002541D3">
          <w:t xml:space="preserve">. </w:t>
        </w:r>
      </w:ins>
      <w:del w:id="479" w:author="Hart,Sarah" w:date="2022-10-04T13:22:00Z">
        <w:r w:rsidRPr="004F66BC" w:rsidDel="002541D3">
          <w:delText xml:space="preserve"> (Fig. 5C). </w:delText>
        </w:r>
      </w:del>
      <w:del w:id="480" w:author="Hart,Sarah" w:date="2022-10-04T13:27:00Z">
        <w:r w:rsidRPr="004F66BC" w:rsidDel="002541D3">
          <w:delText xml:space="preserve">Basal area loss was lower in stands affected by outbreaks of WBBB than stands affected by outbreaks of SB or MPB (Fig. </w:delText>
        </w:r>
      </w:del>
      <w:del w:id="481" w:author="Hart,Sarah" w:date="2022-10-04T13:22:00Z">
        <w:r w:rsidRPr="004F66BC" w:rsidDel="002541D3">
          <w:delText>5E-H</w:delText>
        </w:r>
      </w:del>
      <w:del w:id="482" w:author="Hart,Sarah" w:date="2022-10-04T13:27:00Z">
        <w:r w:rsidRPr="004F66BC" w:rsidDel="002541D3">
          <w:delText>).</w:delText>
        </w:r>
      </w:del>
    </w:p>
    <w:p w14:paraId="657C79AE" w14:textId="77777777" w:rsidR="00E81019" w:rsidRPr="004F66BC" w:rsidRDefault="00E81019" w:rsidP="00E81019">
      <w:pPr>
        <w:pStyle w:val="ImageCaption"/>
        <w:rPr>
          <w:ins w:id="483" w:author="Hart,Sarah" w:date="2022-10-04T14:41:00Z"/>
        </w:rPr>
      </w:pPr>
      <w:ins w:id="484" w:author="Hart,Sarah" w:date="2022-10-04T14:41:00Z">
        <w:r>
          <w:rPr>
            <w:noProof/>
          </w:rPr>
          <w:drawing>
            <wp:inline distT="0" distB="0" distL="0" distR="0" wp14:anchorId="1C7926FD" wp14:editId="6ED9805D">
              <wp:extent cx="4096512" cy="3657600"/>
              <wp:effectExtent l="0" t="0" r="5715" b="0"/>
              <wp:docPr id="20" name="Picture 20"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6512" cy="3657600"/>
                      </a:xfrm>
                      <a:prstGeom prst="rect">
                        <a:avLst/>
                      </a:prstGeom>
                    </pic:spPr>
                  </pic:pic>
                </a:graphicData>
              </a:graphic>
            </wp:inline>
          </w:drawing>
        </w:r>
      </w:ins>
    </w:p>
    <w:p w14:paraId="7354EF9C" w14:textId="77777777" w:rsidR="00E81019" w:rsidRPr="004F66BC" w:rsidRDefault="00E81019" w:rsidP="00E81019">
      <w:pPr>
        <w:pStyle w:val="ImageCaption"/>
        <w:rPr>
          <w:ins w:id="485" w:author="Hart,Sarah" w:date="2022-10-04T14:41:00Z"/>
        </w:rPr>
      </w:pPr>
      <w:ins w:id="486" w:author="Hart,Sarah" w:date="2022-10-04T14:41:00Z">
        <w:r w:rsidRPr="004F66BC">
          <w:t xml:space="preserve">Figure 5: The probability of outbreak occurrence (A-D) and severity of bark beetle activity given an outbreak (E-H) by the identity of bark beetle species and host species susceptible to outbreak. Letters above bars (A-D) and boxes (E-H) indicate significant difference between groups, as determined using pairwise proportion tests (A-D) and a nonparametric Dunn test (E-H). In E-H, the bottom and top limits </w:t>
        </w:r>
        <w:r w:rsidRPr="004F66BC">
          <w:lastRenderedPageBreak/>
          <w:t>of each box are the lower and upper quartiles, respectively; the thick black line within the box is the median; error bars equal ±1.5 times the interquartile range; and points denote outliers, values outside ±1.5 times the interquartile range. For host identities, PICO is lodgepole pine, PIEN is Engelmann spruce, and ABLA is subalpine fir.</w:t>
        </w:r>
      </w:ins>
    </w:p>
    <w:p w14:paraId="28F821EF" w14:textId="77777777" w:rsidR="00E81019" w:rsidRPr="00BF5B10" w:rsidRDefault="00E81019">
      <w:pPr>
        <w:pStyle w:val="Body"/>
        <w:pPrChange w:id="487" w:author="Hart,Sarah" w:date="2022-10-04T14:39:00Z">
          <w:pPr>
            <w:pStyle w:val="FirstParagraph"/>
          </w:pPr>
        </w:pPrChange>
      </w:pPr>
    </w:p>
    <w:p w14:paraId="5AF88F0C" w14:textId="77777777" w:rsidR="006A14AC" w:rsidRPr="004F66BC" w:rsidRDefault="006A14AC" w:rsidP="00E81019">
      <w:pPr>
        <w:pStyle w:val="Heading2"/>
      </w:pPr>
      <w:bookmarkStart w:id="488" w:name="X2053173dff6dd4b3263325f435cc39683d3a2d4"/>
      <w:bookmarkEnd w:id="461"/>
      <w:r w:rsidRPr="004F66BC">
        <w:t>Does the co-occurrence of multiple bark beetle species result in more severe cumulative bark beetle mortality?</w:t>
      </w:r>
    </w:p>
    <w:p w14:paraId="4E892D9D" w14:textId="27D990A6" w:rsidR="0004732F" w:rsidRDefault="006A14AC" w:rsidP="00E81019">
      <w:pPr>
        <w:pStyle w:val="Body"/>
        <w:rPr>
          <w:ins w:id="489" w:author="Hart,Sarah" w:date="2022-10-04T14:41:00Z"/>
        </w:rPr>
      </w:pPr>
      <w:r w:rsidRPr="004F66BC">
        <w:t>Generally, stands affected by outbreaks of multiple bark beetle species experienced greater basal area loss than stands affected by only one outbreak</w:t>
      </w:r>
      <w:ins w:id="490" w:author="Hart,Sarah" w:date="2022-10-04T14:19:00Z">
        <w:r w:rsidR="00704D2E">
          <w:t xml:space="preserve">, however the effects depended upon the bark beetle species </w:t>
        </w:r>
      </w:ins>
      <w:del w:id="491" w:author="Hart,Sarah" w:date="2022-10-04T14:19:00Z">
        <w:r w:rsidRPr="004F66BC" w:rsidDel="00704D2E">
          <w:delText xml:space="preserve"> </w:delText>
        </w:r>
      </w:del>
      <w:r w:rsidRPr="004F66BC">
        <w:t xml:space="preserve">(Fig. 6). </w:t>
      </w:r>
      <w:ins w:id="492" w:author="Hart,Sarah" w:date="2022-10-04T14:19:00Z">
        <w:r w:rsidR="00704D2E">
          <w:t xml:space="preserve"> </w:t>
        </w:r>
      </w:ins>
      <w:r w:rsidRPr="004F66BC">
        <w:t xml:space="preserve">In stands where all three hosts were susceptible to outbreak, </w:t>
      </w:r>
      <w:ins w:id="493" w:author="Hart,Sarah" w:date="2022-10-04T13:42:00Z">
        <w:r w:rsidR="002A1960">
          <w:t xml:space="preserve">basal area loss was greatest in stands </w:t>
        </w:r>
      </w:ins>
      <w:del w:id="494" w:author="Hart,Sarah" w:date="2022-10-04T13:42:00Z">
        <w:r w:rsidRPr="004F66BC" w:rsidDel="002A1960">
          <w:delText xml:space="preserve">stands </w:delText>
        </w:r>
      </w:del>
      <w:r w:rsidRPr="004F66BC">
        <w:t>affected by</w:t>
      </w:r>
      <w:ins w:id="495" w:author="Hart,Sarah" w:date="2022-10-04T13:38:00Z">
        <w:r w:rsidR="002A1960">
          <w:t xml:space="preserve"> </w:t>
        </w:r>
      </w:ins>
      <w:del w:id="496" w:author="Hart,Sarah" w:date="2022-10-04T13:38:00Z">
        <w:r w:rsidRPr="004F66BC" w:rsidDel="002A1960">
          <w:delText xml:space="preserve"> both </w:delText>
        </w:r>
      </w:del>
      <w:r w:rsidRPr="004F66BC">
        <w:t>MPB</w:t>
      </w:r>
      <w:del w:id="497" w:author="Hart,Sarah" w:date="2022-10-04T13:38:00Z">
        <w:r w:rsidRPr="004F66BC" w:rsidDel="002A1960">
          <w:delText xml:space="preserve"> and SB</w:delText>
        </w:r>
      </w:del>
      <w:ins w:id="498" w:author="Hart,Sarah" w:date="2022-10-04T13:42:00Z">
        <w:r w:rsidR="002A1960">
          <w:t xml:space="preserve">, </w:t>
        </w:r>
      </w:ins>
      <w:ins w:id="499" w:author="Hart,Sarah" w:date="2022-10-04T13:38:00Z">
        <w:r w:rsidR="002A1960">
          <w:t>SB</w:t>
        </w:r>
      </w:ins>
      <w:ins w:id="500" w:author="Hart,Sarah" w:date="2022-10-04T13:42:00Z">
        <w:r w:rsidR="002A1960">
          <w:t xml:space="preserve">, and </w:t>
        </w:r>
      </w:ins>
      <w:ins w:id="501" w:author="Hart,Sarah" w:date="2022-10-04T13:38:00Z">
        <w:r w:rsidR="002A1960">
          <w:t>WBBB</w:t>
        </w:r>
      </w:ins>
      <w:del w:id="502" w:author="Hart,Sarah" w:date="2022-10-04T13:38:00Z">
        <w:r w:rsidRPr="004F66BC" w:rsidDel="002A1960">
          <w:delText>,</w:delText>
        </w:r>
      </w:del>
      <w:r w:rsidRPr="004F66BC">
        <w:t xml:space="preserve"> </w:t>
      </w:r>
      <w:ins w:id="503" w:author="Hart,Sarah" w:date="2022-10-04T13:42:00Z">
        <w:r w:rsidR="002A1960">
          <w:t>(mean</w:t>
        </w:r>
      </w:ins>
      <w:ins w:id="504" w:author="Hart,Sarah" w:date="2022-10-04T14:28:00Z">
        <w:r w:rsidR="000E50D1">
          <w:t xml:space="preserve"> </w:t>
        </w:r>
      </w:ins>
      <w:ins w:id="505" w:author="Hart,Sarah" w:date="2022-10-04T13:42:00Z">
        <w:r w:rsidR="002A1960">
          <w:t>=</w:t>
        </w:r>
      </w:ins>
      <w:ins w:id="506" w:author="Hart,Sarah" w:date="2022-10-04T14:28:00Z">
        <w:r w:rsidR="000E50D1">
          <w:t xml:space="preserve"> </w:t>
        </w:r>
      </w:ins>
      <w:ins w:id="507" w:author="Hart,Sarah" w:date="2022-10-04T13:42:00Z">
        <w:r w:rsidR="00482E74">
          <w:t>42%)</w:t>
        </w:r>
      </w:ins>
      <w:ins w:id="508" w:author="Hart,Sarah" w:date="2022-10-04T13:43:00Z">
        <w:r w:rsidR="00482E74">
          <w:t xml:space="preserve"> or </w:t>
        </w:r>
      </w:ins>
      <w:ins w:id="509" w:author="Hart,Sarah" w:date="2022-10-04T13:42:00Z">
        <w:r w:rsidR="00482E74">
          <w:t>MPB and SB (mean =</w:t>
        </w:r>
      </w:ins>
      <w:ins w:id="510" w:author="Hart,Sarah" w:date="2022-10-04T13:44:00Z">
        <w:r w:rsidR="00482E74">
          <w:t xml:space="preserve"> </w:t>
        </w:r>
      </w:ins>
      <w:ins w:id="511" w:author="Hart,Sarah" w:date="2022-10-04T13:42:00Z">
        <w:r w:rsidR="00482E74">
          <w:t xml:space="preserve">40%), </w:t>
        </w:r>
      </w:ins>
      <w:ins w:id="512" w:author="Hart,Sarah" w:date="2022-10-04T13:43:00Z">
        <w:r w:rsidR="00482E74">
          <w:t xml:space="preserve">followed by stands with MPB and WBBB (mean = 28%). </w:t>
        </w:r>
      </w:ins>
      <w:ins w:id="513" w:author="Hart,Sarah" w:date="2022-10-04T14:19:00Z">
        <w:r w:rsidR="00704D2E">
          <w:t>Fo</w:t>
        </w:r>
      </w:ins>
      <w:ins w:id="514" w:author="Hart,Sarah" w:date="2022-10-04T14:20:00Z">
        <w:r w:rsidR="00704D2E">
          <w:t>r stands with all three hosts</w:t>
        </w:r>
      </w:ins>
      <w:ins w:id="515" w:author="Hart,Sarah" w:date="2022-10-04T13:43:00Z">
        <w:r w:rsidR="00482E74">
          <w:t xml:space="preserve">, the lowest </w:t>
        </w:r>
      </w:ins>
      <w:del w:id="516" w:author="Hart,Sarah" w:date="2022-10-04T13:43:00Z">
        <w:r w:rsidRPr="004F66BC" w:rsidDel="00482E74">
          <w:delText>experienced great</w:delText>
        </w:r>
      </w:del>
      <w:del w:id="517" w:author="Hart,Sarah" w:date="2022-10-04T13:38:00Z">
        <w:r w:rsidRPr="004F66BC" w:rsidDel="002A1960">
          <w:delText>er</w:delText>
        </w:r>
      </w:del>
      <w:del w:id="518" w:author="Hart,Sarah" w:date="2022-10-04T13:43:00Z">
        <w:r w:rsidRPr="004F66BC" w:rsidDel="00482E74">
          <w:delText xml:space="preserve"> basal area loss</w:delText>
        </w:r>
      </w:del>
      <w:ins w:id="519" w:author="Hart,Sarah" w:date="2022-10-04T13:43:00Z">
        <w:r w:rsidR="00482E74">
          <w:t>b</w:t>
        </w:r>
      </w:ins>
      <w:ins w:id="520" w:author="Hart,Sarah" w:date="2022-10-04T13:40:00Z">
        <w:r w:rsidR="002A1960">
          <w:t xml:space="preserve">asal area loss </w:t>
        </w:r>
      </w:ins>
      <w:ins w:id="521" w:author="Hart,Sarah" w:date="2022-10-04T13:43:00Z">
        <w:r w:rsidR="00482E74">
          <w:t>occurred</w:t>
        </w:r>
      </w:ins>
      <w:ins w:id="522" w:author="Hart,Sarah" w:date="2022-10-04T13:40:00Z">
        <w:r w:rsidR="002A1960">
          <w:t xml:space="preserve"> in stand </w:t>
        </w:r>
      </w:ins>
      <w:ins w:id="523" w:author="Hart,Sarah" w:date="2022-10-04T13:41:00Z">
        <w:r w:rsidR="002A1960">
          <w:t>a</w:t>
        </w:r>
      </w:ins>
      <w:ins w:id="524" w:author="Hart,Sarah" w:date="2022-10-04T13:39:00Z">
        <w:r w:rsidR="002A1960">
          <w:t>ffected by</w:t>
        </w:r>
      </w:ins>
      <w:ins w:id="525" w:author="Hart,Sarah" w:date="2022-10-04T13:44:00Z">
        <w:r w:rsidR="00482E74" w:rsidRPr="00482E74">
          <w:t xml:space="preserve"> </w:t>
        </w:r>
        <w:r w:rsidR="00482E74">
          <w:t xml:space="preserve">SB and WBBB (mean = 6%) or </w:t>
        </w:r>
      </w:ins>
      <w:ins w:id="526" w:author="Hart,Sarah" w:date="2022-10-04T13:39:00Z">
        <w:r w:rsidR="002A1960">
          <w:t>only WBBB</w:t>
        </w:r>
      </w:ins>
      <w:ins w:id="527" w:author="Hart,Sarah" w:date="2022-10-04T13:40:00Z">
        <w:r w:rsidR="002A1960">
          <w:t xml:space="preserve"> (mean = 9%)</w:t>
        </w:r>
      </w:ins>
      <w:ins w:id="528" w:author="Hart,Sarah" w:date="2022-10-04T13:44:00Z">
        <w:r w:rsidR="00482E74">
          <w:t>, followed by stands affected by</w:t>
        </w:r>
      </w:ins>
      <w:ins w:id="529" w:author="Hart,Sarah" w:date="2022-10-04T13:39:00Z">
        <w:r w:rsidR="002A1960">
          <w:t xml:space="preserve"> </w:t>
        </w:r>
      </w:ins>
      <w:ins w:id="530" w:author="Hart,Sarah" w:date="2022-10-04T13:44:00Z">
        <w:r w:rsidR="00482E74">
          <w:t xml:space="preserve">only SB (mean = 16%). </w:t>
        </w:r>
      </w:ins>
    </w:p>
    <w:p w14:paraId="38F49F8C" w14:textId="77777777" w:rsidR="00E81019" w:rsidRPr="004F66BC" w:rsidRDefault="00E81019" w:rsidP="00E81019">
      <w:pPr>
        <w:pStyle w:val="ImageCaption"/>
        <w:rPr>
          <w:ins w:id="531" w:author="Hart,Sarah" w:date="2022-10-04T14:41:00Z"/>
        </w:rPr>
      </w:pPr>
      <w:ins w:id="532" w:author="Hart,Sarah" w:date="2022-10-04T14:41:00Z">
        <w:r>
          <w:rPr>
            <w:noProof/>
          </w:rPr>
          <w:drawing>
            <wp:inline distT="0" distB="0" distL="0" distR="0" wp14:anchorId="6B9723A1" wp14:editId="203EC33D">
              <wp:extent cx="6400800" cy="2286000"/>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2286000"/>
                      </a:xfrm>
                      <a:prstGeom prst="rect">
                        <a:avLst/>
                      </a:prstGeom>
                    </pic:spPr>
                  </pic:pic>
                </a:graphicData>
              </a:graphic>
            </wp:inline>
          </w:drawing>
        </w:r>
      </w:ins>
    </w:p>
    <w:p w14:paraId="1B99852F" w14:textId="77777777" w:rsidR="00E81019" w:rsidRPr="004F66BC" w:rsidRDefault="00E81019" w:rsidP="00E81019">
      <w:pPr>
        <w:pStyle w:val="ImageCaption"/>
        <w:rPr>
          <w:ins w:id="533" w:author="Hart,Sarah" w:date="2022-10-04T14:41:00Z"/>
        </w:rPr>
      </w:pPr>
      <w:ins w:id="534" w:author="Hart,Sarah" w:date="2022-10-04T14:41:00Z">
        <w:r w:rsidRPr="004F66BC">
          <w:lastRenderedPageBreak/>
          <w:t>Figure 6: The severity of bark beetle mortality in plots with multiple tree species susceptible to bark beetles by the combination of bark beetle species present. Letters above boxes indicate significant differences between groups as determined by a Dunn test. The bottom and top limits of each box are the lower and upper quartiles, respectively; the thick black line within the box is the median; error bars equal ±1.5 times the interquartile range; and points denote outliers, values outside ±1.5 times the interquartile range.</w:t>
        </w:r>
      </w:ins>
    </w:p>
    <w:p w14:paraId="608EE6B3" w14:textId="77777777" w:rsidR="00E81019" w:rsidRDefault="00E81019">
      <w:pPr>
        <w:pStyle w:val="Body"/>
        <w:rPr>
          <w:ins w:id="535" w:author="Hart,Sarah" w:date="2022-10-04T14:00:00Z"/>
        </w:rPr>
        <w:pPrChange w:id="536" w:author="Hart,Sarah" w:date="2022-10-04T14:39:00Z">
          <w:pPr>
            <w:pStyle w:val="FirstParagraph"/>
          </w:pPr>
        </w:pPrChange>
      </w:pPr>
    </w:p>
    <w:p w14:paraId="0C94ABDC" w14:textId="218C04A2" w:rsidR="006A14AC" w:rsidRDefault="0004732F">
      <w:pPr>
        <w:pStyle w:val="Body"/>
        <w:rPr>
          <w:ins w:id="537" w:author="Hart,Sarah" w:date="2022-10-04T14:00:00Z"/>
        </w:rPr>
        <w:pPrChange w:id="538" w:author="Hart,Sarah" w:date="2022-10-04T14:39:00Z">
          <w:pPr>
            <w:pStyle w:val="FirstParagraph"/>
          </w:pPr>
        </w:pPrChange>
      </w:pPr>
      <w:ins w:id="539" w:author="Hart,Sarah" w:date="2022-10-04T13:58:00Z">
        <w:r>
          <w:t>When only two susceptible hosts were present, the additive effect of outbreaks of multiple bark beetle species only occurred in stands with both susceptible lodgepole pine and Engelmann spruce, where basal area loss due to MPB and SB (mean</w:t>
        </w:r>
      </w:ins>
      <w:ins w:id="540" w:author="Hart,Sarah" w:date="2022-10-04T13:59:00Z">
        <w:r>
          <w:t xml:space="preserve"> </w:t>
        </w:r>
      </w:ins>
      <w:ins w:id="541" w:author="Hart,Sarah" w:date="2022-10-04T13:58:00Z">
        <w:r>
          <w:t xml:space="preserve">= </w:t>
        </w:r>
      </w:ins>
      <w:ins w:id="542" w:author="Hart,Sarah" w:date="2022-10-04T13:59:00Z">
        <w:r>
          <w:t xml:space="preserve">50%), </w:t>
        </w:r>
      </w:ins>
      <w:ins w:id="543" w:author="Hart,Sarah" w:date="2022-10-04T13:58:00Z">
        <w:r>
          <w:t>was greater than mortality due to only MPB (mean</w:t>
        </w:r>
      </w:ins>
      <w:ins w:id="544" w:author="Hart,Sarah" w:date="2022-10-04T13:59:00Z">
        <w:r>
          <w:t xml:space="preserve"> </w:t>
        </w:r>
      </w:ins>
      <w:ins w:id="545" w:author="Hart,Sarah" w:date="2022-10-04T13:58:00Z">
        <w:r>
          <w:t>=</w:t>
        </w:r>
      </w:ins>
      <w:ins w:id="546" w:author="Hart,Sarah" w:date="2022-10-04T13:59:00Z">
        <w:r>
          <w:t xml:space="preserve"> 35%)</w:t>
        </w:r>
      </w:ins>
      <w:ins w:id="547" w:author="Hart,Sarah" w:date="2022-10-04T13:58:00Z">
        <w:r>
          <w:t xml:space="preserve"> or SB (mean</w:t>
        </w:r>
      </w:ins>
      <w:ins w:id="548" w:author="Hart,Sarah" w:date="2022-10-04T13:59:00Z">
        <w:r>
          <w:t xml:space="preserve"> </w:t>
        </w:r>
      </w:ins>
      <w:ins w:id="549" w:author="Hart,Sarah" w:date="2022-10-04T13:58:00Z">
        <w:r>
          <w:t>=</w:t>
        </w:r>
      </w:ins>
      <w:ins w:id="550" w:author="Hart,Sarah" w:date="2022-10-04T13:59:00Z">
        <w:r>
          <w:t xml:space="preserve"> 17%)</w:t>
        </w:r>
      </w:ins>
      <w:ins w:id="551" w:author="Hart,Sarah" w:date="2022-10-04T13:58:00Z">
        <w:r>
          <w:t xml:space="preserve">. </w:t>
        </w:r>
      </w:ins>
      <w:ins w:id="552" w:author="Hart,Sarah" w:date="2022-10-04T13:47:00Z">
        <w:r w:rsidR="00224683">
          <w:t xml:space="preserve">In stands with susceptible subalpine fir and either lodgepole pine or Engelmann spruce, </w:t>
        </w:r>
      </w:ins>
      <w:ins w:id="553" w:author="Hart,Sarah" w:date="2022-10-04T13:49:00Z">
        <w:r w:rsidR="00224683">
          <w:t>WBBB caused less mortality than SB or MPB</w:t>
        </w:r>
      </w:ins>
      <w:ins w:id="554" w:author="Hart,Sarah" w:date="2022-10-04T13:56:00Z">
        <w:r>
          <w:t>. Further</w:t>
        </w:r>
      </w:ins>
      <w:ins w:id="555" w:author="Hart,Sarah" w:date="2022-10-04T13:50:00Z">
        <w:r w:rsidR="00224683">
          <w:t xml:space="preserve"> stands affected by both WBBB and MPB or WBBB and SB experienced similar mortality as st</w:t>
        </w:r>
      </w:ins>
      <w:ins w:id="556" w:author="Hart,Sarah" w:date="2022-10-04T13:56:00Z">
        <w:r>
          <w:t xml:space="preserve">ands affected by only MPB or only SB. </w:t>
        </w:r>
      </w:ins>
      <w:del w:id="557" w:author="Hart,Sarah" w:date="2022-10-04T13:38:00Z">
        <w:r w:rsidR="006A14AC" w:rsidRPr="004F66BC" w:rsidDel="002A1960">
          <w:delText xml:space="preserve"> than stands affected by outbreaks of only MPB, SB, or WBBB. While in</w:delText>
        </w:r>
      </w:del>
    </w:p>
    <w:p w14:paraId="139A6C9B" w14:textId="77777777" w:rsidR="0004732F" w:rsidRPr="0004732F" w:rsidDel="000E50D1" w:rsidRDefault="0004732F">
      <w:pPr>
        <w:pStyle w:val="Heading1"/>
        <w:rPr>
          <w:del w:id="558" w:author="Hart,Sarah" w:date="2022-10-04T14:25:00Z"/>
        </w:rPr>
        <w:pPrChange w:id="559" w:author="Hart,Sarah" w:date="2022-10-04T14:37:00Z">
          <w:pPr>
            <w:pStyle w:val="FirstParagraph"/>
          </w:pPr>
        </w:pPrChange>
      </w:pPr>
    </w:p>
    <w:p w14:paraId="31B49DF0" w14:textId="50C2820D" w:rsidR="00DB5DCF" w:rsidRPr="004F66BC" w:rsidDel="00854B53" w:rsidRDefault="00DB5DCF">
      <w:pPr>
        <w:pStyle w:val="Heading1"/>
        <w:rPr>
          <w:del w:id="560" w:author="Hart,Sarah" w:date="2022-10-04T14:20:00Z"/>
        </w:rPr>
        <w:pPrChange w:id="561" w:author="Hart,Sarah" w:date="2022-10-04T14:37:00Z">
          <w:pPr>
            <w:pStyle w:val="CaptionedFigure"/>
          </w:pPr>
        </w:pPrChange>
      </w:pPr>
    </w:p>
    <w:p w14:paraId="0B071417" w14:textId="538D6840" w:rsidR="006A14AC" w:rsidRPr="004F66BC" w:rsidRDefault="006A14AC" w:rsidP="00E81019">
      <w:pPr>
        <w:pStyle w:val="Heading1"/>
      </w:pPr>
      <w:bookmarkStart w:id="562" w:name="discussion"/>
      <w:bookmarkEnd w:id="224"/>
      <w:bookmarkEnd w:id="488"/>
      <w:r w:rsidRPr="004F66BC">
        <w:t>Discussion</w:t>
      </w:r>
    </w:p>
    <w:p w14:paraId="299A614B" w14:textId="77777777" w:rsidR="006A14AC" w:rsidRPr="004F66BC" w:rsidRDefault="006A14AC" w:rsidP="00E81019">
      <w:pPr>
        <w:pStyle w:val="Heading2"/>
      </w:pPr>
      <w:bookmarkStart w:id="563" w:name="resource-concentration"/>
      <w:r w:rsidRPr="004F66BC">
        <w:t>Resource concentration</w:t>
      </w:r>
    </w:p>
    <w:p w14:paraId="229330CC" w14:textId="77777777" w:rsidR="006A14AC" w:rsidRPr="004F66BC" w:rsidRDefault="006A14AC" w:rsidP="006A14AC">
      <w:pPr>
        <w:pStyle w:val="FirstParagraph"/>
      </w:pPr>
      <w:r w:rsidRPr="004F66BC">
        <w:t>Yes –&gt; outbreaks of MPB, SB, and WBBB were all generally increased with increases in host basal area and host dominance. - discuss slight decrease that occurs at high values</w:t>
      </w:r>
    </w:p>
    <w:p w14:paraId="03C3BE95" w14:textId="77777777" w:rsidR="006A14AC" w:rsidRPr="004F66BC" w:rsidRDefault="006A14AC" w:rsidP="00E81019">
      <w:pPr>
        <w:pStyle w:val="Heading2"/>
      </w:pPr>
      <w:bookmarkStart w:id="564" w:name="X2f9b40783bcbbe9bbe2c58e79d87e2c44e7d008"/>
      <w:bookmarkEnd w:id="563"/>
      <w:r w:rsidRPr="004F66BC">
        <w:lastRenderedPageBreak/>
        <w:t>Effects of resource concentration on patterns of overlap</w:t>
      </w:r>
    </w:p>
    <w:p w14:paraId="0772FDA6" w14:textId="77777777" w:rsidR="006A14AC" w:rsidRPr="004F66BC" w:rsidRDefault="006A14AC" w:rsidP="00E81019">
      <w:pPr>
        <w:pStyle w:val="Heading2"/>
      </w:pPr>
      <w:bookmarkStart w:id="565" w:name="resource-specialization"/>
      <w:bookmarkEnd w:id="564"/>
      <w:r w:rsidRPr="004F66BC">
        <w:t>Resource specialization</w:t>
      </w:r>
    </w:p>
    <w:p w14:paraId="61798086" w14:textId="77777777" w:rsidR="006A14AC" w:rsidRPr="004F66BC" w:rsidRDefault="006A14AC" w:rsidP="00E81019">
      <w:pPr>
        <w:pStyle w:val="Heading2"/>
      </w:pPr>
      <w:bookmarkStart w:id="566" w:name="caveats"/>
      <w:bookmarkEnd w:id="565"/>
      <w:r w:rsidRPr="004F66BC">
        <w:t>caveats</w:t>
      </w:r>
    </w:p>
    <w:p w14:paraId="0D448FDD" w14:textId="77777777" w:rsidR="006A14AC" w:rsidRPr="004F66BC" w:rsidRDefault="006A14AC" w:rsidP="006A14AC">
      <w:pPr>
        <w:pStyle w:val="Compact"/>
        <w:numPr>
          <w:ilvl w:val="0"/>
          <w:numId w:val="14"/>
        </w:numPr>
      </w:pPr>
      <w:r w:rsidRPr="004F66BC">
        <w:t>agent bias?</w:t>
      </w:r>
    </w:p>
    <w:p w14:paraId="1A4FDC71" w14:textId="77777777" w:rsidR="006A14AC" w:rsidRPr="004F66BC" w:rsidRDefault="006A14AC" w:rsidP="00E81019">
      <w:pPr>
        <w:pStyle w:val="Heading2"/>
      </w:pPr>
      <w:bookmarkStart w:id="567" w:name="future-directions"/>
      <w:bookmarkEnd w:id="566"/>
      <w:r w:rsidRPr="004F66BC">
        <w:t>future directions</w:t>
      </w:r>
    </w:p>
    <w:p w14:paraId="04C895A6" w14:textId="77777777" w:rsidR="006A14AC" w:rsidRPr="004F66BC" w:rsidRDefault="006A14AC" w:rsidP="006A14AC">
      <w:pPr>
        <w:pStyle w:val="Compact"/>
        <w:numPr>
          <w:ilvl w:val="0"/>
          <w:numId w:val="14"/>
        </w:numPr>
      </w:pPr>
      <w:r w:rsidRPr="004F66BC">
        <w:t>order?</w:t>
      </w:r>
    </w:p>
    <w:p w14:paraId="1E21B66E" w14:textId="77777777" w:rsidR="006A14AC" w:rsidRPr="004F66BC" w:rsidRDefault="006A14AC" w:rsidP="00E81019">
      <w:pPr>
        <w:pStyle w:val="Heading1"/>
      </w:pPr>
      <w:bookmarkStart w:id="568" w:name="acknowledgements"/>
      <w:bookmarkEnd w:id="562"/>
      <w:bookmarkEnd w:id="567"/>
      <w:r w:rsidRPr="004F66BC">
        <w:t>Acknowledgements</w:t>
      </w:r>
    </w:p>
    <w:p w14:paraId="20874120" w14:textId="0AA8389C" w:rsidR="00E81019" w:rsidRDefault="00E81019" w:rsidP="00E81019">
      <w:pPr>
        <w:pStyle w:val="Heading1"/>
        <w:rPr>
          <w:ins w:id="569" w:author="Hart,Sarah" w:date="2022-10-04T14:43:00Z"/>
        </w:rPr>
      </w:pPr>
      <w:bookmarkStart w:id="570" w:name="author-contributions"/>
      <w:bookmarkEnd w:id="568"/>
      <w:ins w:id="571" w:author="Hart,Sarah" w:date="2022-10-04T14:43:00Z">
        <w:r>
          <w:t xml:space="preserve">Conflict of </w:t>
        </w:r>
        <w:r w:rsidR="009D429A">
          <w:t>Interest</w:t>
        </w:r>
      </w:ins>
    </w:p>
    <w:p w14:paraId="35855C67" w14:textId="32CE4CD4" w:rsidR="000E50D1" w:rsidRDefault="006A14AC">
      <w:pPr>
        <w:pStyle w:val="Heading1"/>
        <w:rPr>
          <w:ins w:id="572" w:author="Hart,Sarah" w:date="2022-10-04T14:33:00Z"/>
        </w:rPr>
        <w:pPrChange w:id="573" w:author="Hart,Sarah" w:date="2022-10-04T14:43:00Z">
          <w:pPr>
            <w:pStyle w:val="BodyText"/>
          </w:pPr>
        </w:pPrChange>
      </w:pPr>
      <w:r w:rsidRPr="004F66BC">
        <w:t>Author contributions</w:t>
      </w:r>
    </w:p>
    <w:p w14:paraId="1EB34A85" w14:textId="27D90E9A" w:rsidR="000E50D1" w:rsidRPr="004F66BC" w:rsidRDefault="000E50D1" w:rsidP="00E81019">
      <w:pPr>
        <w:pStyle w:val="Heading1"/>
        <w:rPr>
          <w:ins w:id="574" w:author="Hart,Sarah" w:date="2022-10-04T14:33:00Z"/>
        </w:rPr>
      </w:pPr>
      <w:ins w:id="575" w:author="Hart,Sarah" w:date="2022-10-04T14:33:00Z">
        <w:r>
          <w:t>Data Availability Statement</w:t>
        </w:r>
      </w:ins>
    </w:p>
    <w:p w14:paraId="58F1071E" w14:textId="77777777" w:rsidR="000E50D1" w:rsidRPr="000E50D1" w:rsidRDefault="000E50D1" w:rsidP="00E81019">
      <w:pPr>
        <w:pStyle w:val="BodyText"/>
      </w:pPr>
    </w:p>
    <w:p w14:paraId="24083F80" w14:textId="77777777" w:rsidR="006A14AC" w:rsidRPr="004F66BC" w:rsidRDefault="006A14AC" w:rsidP="00E81019">
      <w:pPr>
        <w:pStyle w:val="Heading1"/>
      </w:pPr>
      <w:bookmarkStart w:id="576" w:name="references"/>
      <w:bookmarkEnd w:id="570"/>
      <w:r w:rsidRPr="004F66BC">
        <w:t>References</w:t>
      </w:r>
    </w:p>
    <w:p w14:paraId="6B78E7F7" w14:textId="0C19ED51" w:rsidR="006A14AC" w:rsidRPr="004F66BC" w:rsidDel="000E50D1" w:rsidRDefault="006A14AC" w:rsidP="006A14AC">
      <w:pPr>
        <w:pStyle w:val="FirstParagraph"/>
        <w:rPr>
          <w:del w:id="577" w:author="Hart,Sarah" w:date="2022-10-04T14:33:00Z"/>
        </w:rPr>
      </w:pPr>
      <w:del w:id="578" w:author="Hart,Sarah" w:date="2022-10-04T14:33:00Z">
        <w:r w:rsidRPr="004F66BC" w:rsidDel="000E50D1">
          <w:delText>{#refs}</w:delText>
        </w:r>
      </w:del>
    </w:p>
    <w:p w14:paraId="39036708" w14:textId="77777777" w:rsidR="006A14AC" w:rsidRPr="004F66BC" w:rsidRDefault="006A14AC" w:rsidP="006A14AC">
      <w:pPr>
        <w:pStyle w:val="Bibliography"/>
      </w:pPr>
      <w:bookmarkStart w:id="579" w:name="ref-apley_aleplot_2018"/>
      <w:bookmarkStart w:id="580" w:name="supplement"/>
      <w:bookmarkStart w:id="581" w:name="patterns-of-host"/>
      <w:bookmarkStart w:id="582" w:name="refs"/>
      <w:bookmarkEnd w:id="576"/>
      <w:proofErr w:type="spellStart"/>
      <w:r w:rsidRPr="004F66BC">
        <w:t>Apley</w:t>
      </w:r>
      <w:proofErr w:type="spellEnd"/>
      <w:r w:rsidRPr="004F66BC">
        <w:t xml:space="preserve">, D. 2018. </w:t>
      </w:r>
      <w:hyperlink r:id="rId17">
        <w:proofErr w:type="spellStart"/>
        <w:r w:rsidRPr="004F66BC">
          <w:rPr>
            <w:rStyle w:val="Hyperlink"/>
          </w:rPr>
          <w:t>ALEPlot</w:t>
        </w:r>
        <w:proofErr w:type="spellEnd"/>
        <w:r w:rsidRPr="004F66BC">
          <w:rPr>
            <w:rStyle w:val="Hyperlink"/>
          </w:rPr>
          <w:t>: Accumulated Local Effects (ALE) Plots and Partial Dependence (PD) Plots</w:t>
        </w:r>
      </w:hyperlink>
      <w:r w:rsidRPr="004F66BC">
        <w:t>.</w:t>
      </w:r>
    </w:p>
    <w:p w14:paraId="529477AB" w14:textId="77777777" w:rsidR="006A14AC" w:rsidRPr="004F66BC" w:rsidRDefault="006A14AC" w:rsidP="006A14AC">
      <w:pPr>
        <w:pStyle w:val="Bibliography"/>
      </w:pPr>
      <w:bookmarkStart w:id="583" w:name="ref-barbosa_associational_2009"/>
      <w:bookmarkEnd w:id="579"/>
      <w:r w:rsidRPr="004F66BC">
        <w:t xml:space="preserve">Barbosa, P., J. Hines, I. Kaplan, H. Martinson, A. </w:t>
      </w:r>
      <w:proofErr w:type="spellStart"/>
      <w:r w:rsidRPr="004F66BC">
        <w:t>Szczepaniec</w:t>
      </w:r>
      <w:proofErr w:type="spellEnd"/>
      <w:r w:rsidRPr="004F66BC">
        <w:t xml:space="preserve">, and Z. Szendrei. 2009. </w:t>
      </w:r>
      <w:hyperlink r:id="rId18">
        <w:r w:rsidRPr="004F66BC">
          <w:rPr>
            <w:rStyle w:val="Hyperlink"/>
          </w:rPr>
          <w:t>Associational Resistance and Associational Susceptibility: Having Right or Wrong Neighbors</w:t>
        </w:r>
      </w:hyperlink>
      <w:r w:rsidRPr="004F66BC">
        <w:t>. Annual Review of Ecology, Evolution, and Systematics 40:1–20.</w:t>
      </w:r>
    </w:p>
    <w:p w14:paraId="24BFCC31" w14:textId="77777777" w:rsidR="006A14AC" w:rsidRPr="004F66BC" w:rsidRDefault="006A14AC" w:rsidP="006A14AC">
      <w:pPr>
        <w:pStyle w:val="Bibliography"/>
      </w:pPr>
      <w:bookmarkStart w:id="584" w:name="ref-bentz_temperature-dependent_1991"/>
      <w:bookmarkEnd w:id="583"/>
      <w:r w:rsidRPr="004F66BC">
        <w:lastRenderedPageBreak/>
        <w:t xml:space="preserve">Bentz, B., J. Logan, and G. Amman. 1991. </w:t>
      </w:r>
      <w:r>
        <w:fldChar w:fldCharType="begin"/>
      </w:r>
      <w:r>
        <w:instrText xml:space="preserve"> HYPERLINK "http://digitalcommons.usu.edu/barkbeetles/114" \h </w:instrText>
      </w:r>
      <w:r>
        <w:fldChar w:fldCharType="separate"/>
      </w:r>
      <w:r w:rsidRPr="004F66BC">
        <w:rPr>
          <w:rStyle w:val="Hyperlink"/>
        </w:rPr>
        <w:t>Temperature-dependent development of the mountain pine beetle (Coleoptera</w:t>
      </w:r>
      <w:del w:id="585" w:author="Hart,Sarah" w:date="2022-10-04T14:33:00Z">
        <w:r w:rsidRPr="004F66BC" w:rsidDel="007B7387">
          <w:rPr>
            <w:rStyle w:val="Hyperlink"/>
            <w:rFonts w:ascii="Times New Roman" w:hAnsi="Times New Roman" w:cs="Times New Roman"/>
          </w:rPr>
          <w:delText> </w:delText>
        </w:r>
      </w:del>
      <w:r w:rsidRPr="004F66BC">
        <w:rPr>
          <w:rStyle w:val="Hyperlink"/>
        </w:rPr>
        <w:t>: Scolytidae) and simulation of its phenology</w:t>
      </w:r>
      <w:r>
        <w:rPr>
          <w:rStyle w:val="Hyperlink"/>
        </w:rPr>
        <w:fldChar w:fldCharType="end"/>
      </w:r>
      <w:r w:rsidRPr="004F66BC">
        <w:t>. Canadian Entomologist 123:1083–1094.</w:t>
      </w:r>
    </w:p>
    <w:p w14:paraId="6D092AF2" w14:textId="77777777" w:rsidR="006A14AC" w:rsidRPr="004F66BC" w:rsidRDefault="006A14AC" w:rsidP="006A14AC">
      <w:pPr>
        <w:pStyle w:val="Bibliography"/>
      </w:pPr>
      <w:bookmarkStart w:id="586" w:name="ref-bone_improving_2019"/>
      <w:bookmarkEnd w:id="584"/>
      <w:r w:rsidRPr="004F66BC">
        <w:t xml:space="preserve">Bone, C., and M. F. Nelson. 2019. </w:t>
      </w:r>
      <w:hyperlink r:id="rId19">
        <w:r w:rsidRPr="004F66BC">
          <w:rPr>
            <w:rStyle w:val="Hyperlink"/>
          </w:rPr>
          <w:t>Improving Mountain Pine Beetle Survival Predictions Using Multi-Year Temperatures Across the Western USA</w:t>
        </w:r>
      </w:hyperlink>
      <w:r w:rsidRPr="004F66BC">
        <w:t>. Forests 10:866.</w:t>
      </w:r>
    </w:p>
    <w:p w14:paraId="13C17A22" w14:textId="77777777" w:rsidR="006A14AC" w:rsidRPr="004F66BC" w:rsidRDefault="006A14AC" w:rsidP="006A14AC">
      <w:pPr>
        <w:pStyle w:val="Bibliography"/>
      </w:pPr>
      <w:bookmarkStart w:id="587" w:name="ref-breiman_random_2001"/>
      <w:bookmarkEnd w:id="586"/>
      <w:proofErr w:type="spellStart"/>
      <w:r w:rsidRPr="004F66BC">
        <w:t>Breiman</w:t>
      </w:r>
      <w:proofErr w:type="spellEnd"/>
      <w:r w:rsidRPr="004F66BC">
        <w:t xml:space="preserve">, L. 2001. </w:t>
      </w:r>
      <w:hyperlink r:id="rId20">
        <w:r w:rsidRPr="004F66BC">
          <w:rPr>
            <w:rStyle w:val="Hyperlink"/>
          </w:rPr>
          <w:t>Random forests</w:t>
        </w:r>
      </w:hyperlink>
      <w:r w:rsidRPr="004F66BC">
        <w:t>. Machine learning 45:5–32.</w:t>
      </w:r>
    </w:p>
    <w:p w14:paraId="00771357" w14:textId="77777777" w:rsidR="006A14AC" w:rsidRPr="004F66BC" w:rsidRDefault="006A14AC" w:rsidP="006A14AC">
      <w:pPr>
        <w:pStyle w:val="Bibliography"/>
      </w:pPr>
      <w:bookmarkStart w:id="588" w:name="ref-burrill_forest_2017"/>
      <w:bookmarkEnd w:id="587"/>
      <w:r w:rsidRPr="004F66BC">
        <w:t xml:space="preserve">Burrill, E., A. M. Wilson, J. A. Turner, S. A. Pugh, J. </w:t>
      </w:r>
      <w:proofErr w:type="spellStart"/>
      <w:r w:rsidRPr="004F66BC">
        <w:t>Menlove</w:t>
      </w:r>
      <w:proofErr w:type="spellEnd"/>
      <w:r w:rsidRPr="004F66BC">
        <w:t xml:space="preserve">, G. Christiansen, B. L. Conkling, and W. David. 2017. </w:t>
      </w:r>
      <w:hyperlink r:id="rId21">
        <w:r w:rsidRPr="004F66BC">
          <w:rPr>
            <w:rStyle w:val="Hyperlink"/>
          </w:rPr>
          <w:t>The Forest Inventory and Analysis database: Database description and user guide version 7.2 for Phase 2.</w:t>
        </w:r>
      </w:hyperlink>
      <w:r w:rsidRPr="004F66BC">
        <w:t xml:space="preserve"> Pages 1–946. U.S. Department of Agriculture, Forest Service.</w:t>
      </w:r>
    </w:p>
    <w:p w14:paraId="732DB1CA" w14:textId="77777777" w:rsidR="006A14AC" w:rsidRPr="004F66BC" w:rsidRDefault="006A14AC" w:rsidP="006A14AC">
      <w:pPr>
        <w:pStyle w:val="Bibliography"/>
      </w:pPr>
      <w:bookmarkStart w:id="589" w:name="ref-castagneyrol_effects_2014"/>
      <w:bookmarkEnd w:id="588"/>
      <w:proofErr w:type="spellStart"/>
      <w:r w:rsidRPr="004F66BC">
        <w:t>Castagneyrol</w:t>
      </w:r>
      <w:proofErr w:type="spellEnd"/>
      <w:r w:rsidRPr="004F66BC">
        <w:t xml:space="preserve">, B., H. </w:t>
      </w:r>
      <w:proofErr w:type="spellStart"/>
      <w:r w:rsidRPr="004F66BC">
        <w:t>Jactel</w:t>
      </w:r>
      <w:proofErr w:type="spellEnd"/>
      <w:r w:rsidRPr="004F66BC">
        <w:t xml:space="preserve">, C. </w:t>
      </w:r>
      <w:proofErr w:type="spellStart"/>
      <w:r w:rsidRPr="004F66BC">
        <w:t>Vacher</w:t>
      </w:r>
      <w:proofErr w:type="spellEnd"/>
      <w:r w:rsidRPr="004F66BC">
        <w:t xml:space="preserve">, E. G. </w:t>
      </w:r>
      <w:proofErr w:type="spellStart"/>
      <w:r w:rsidRPr="004F66BC">
        <w:t>Brockerhoff</w:t>
      </w:r>
      <w:proofErr w:type="spellEnd"/>
      <w:r w:rsidRPr="004F66BC">
        <w:t xml:space="preserve">, and J. </w:t>
      </w:r>
      <w:proofErr w:type="spellStart"/>
      <w:r w:rsidRPr="004F66BC">
        <w:t>Koricheva</w:t>
      </w:r>
      <w:proofErr w:type="spellEnd"/>
      <w:r w:rsidRPr="004F66BC">
        <w:t xml:space="preserve">. 2014. </w:t>
      </w:r>
      <w:hyperlink r:id="rId22">
        <w:r w:rsidRPr="004F66BC">
          <w:rPr>
            <w:rStyle w:val="Hyperlink"/>
          </w:rPr>
          <w:t>Effects of plant phylogenetic diversity on herbivory depend on herbivore specialization</w:t>
        </w:r>
      </w:hyperlink>
      <w:r w:rsidRPr="004F66BC">
        <w:t>. Journal of Applied Ecology 51:134–141.</w:t>
      </w:r>
    </w:p>
    <w:p w14:paraId="3B0A93A3" w14:textId="77777777" w:rsidR="006A14AC" w:rsidRPr="004F66BC" w:rsidRDefault="006A14AC" w:rsidP="006A14AC">
      <w:pPr>
        <w:pStyle w:val="Bibliography"/>
      </w:pPr>
      <w:bookmarkStart w:id="590" w:name="ref-chapman_spatiotemporal_2012"/>
      <w:bookmarkEnd w:id="589"/>
      <w:r w:rsidRPr="004F66BC">
        <w:t xml:space="preserve">Chapman, T. B., T. T. Veblen, and T. </w:t>
      </w:r>
      <w:proofErr w:type="spellStart"/>
      <w:r w:rsidRPr="004F66BC">
        <w:t>Schoennagel</w:t>
      </w:r>
      <w:proofErr w:type="spellEnd"/>
      <w:r w:rsidRPr="004F66BC">
        <w:t xml:space="preserve">. 2012. </w:t>
      </w:r>
      <w:hyperlink r:id="rId23">
        <w:r w:rsidRPr="004F66BC">
          <w:rPr>
            <w:rStyle w:val="Hyperlink"/>
          </w:rPr>
          <w:t>Spatiotemporal patterns of mountain pine beetle activity in the southern Rocky Mountains</w:t>
        </w:r>
      </w:hyperlink>
      <w:r w:rsidRPr="004F66BC">
        <w:t>. Ecology 93:2175–2185.</w:t>
      </w:r>
    </w:p>
    <w:p w14:paraId="1FCE9FF8" w14:textId="77777777" w:rsidR="006A14AC" w:rsidRPr="004F66BC" w:rsidRDefault="006A14AC" w:rsidP="006A14AC">
      <w:pPr>
        <w:pStyle w:val="Bibliography"/>
      </w:pPr>
      <w:bookmarkStart w:id="591" w:name="ref-cutler_random_2007"/>
      <w:bookmarkEnd w:id="590"/>
      <w:r w:rsidRPr="004F66BC">
        <w:t>Cutler, D. R., T. C. Edwards Jr, K. H. Beard, A. Cutler, K. T. Hess, J. Gibson, and J. J. Lawler. 2007. Random forests for classification in ecology. Ecology 88:2783–2792.</w:t>
      </w:r>
    </w:p>
    <w:p w14:paraId="54DBB912" w14:textId="77777777" w:rsidR="006A14AC" w:rsidRPr="004F66BC" w:rsidRDefault="006A14AC" w:rsidP="006A14AC">
      <w:pPr>
        <w:pStyle w:val="Bibliography"/>
      </w:pPr>
      <w:bookmarkStart w:id="592" w:name="ref-derose_effects_2013"/>
      <w:bookmarkEnd w:id="591"/>
      <w:r w:rsidRPr="004F66BC">
        <w:t>DeRose, R. J., B. J. Bentz, J. N. Long, and J. D. Shaw. 2013. Effects of increasing temperatures on the distribution of spruce beetle in Engelmann spruce forests of the Interior West, USA. Forest Ecology and Management 308:198–206.</w:t>
      </w:r>
    </w:p>
    <w:p w14:paraId="0C57C86D" w14:textId="77777777" w:rsidR="006A14AC" w:rsidRPr="004F66BC" w:rsidRDefault="006A14AC" w:rsidP="006A14AC">
      <w:pPr>
        <w:pStyle w:val="Bibliography"/>
      </w:pPr>
      <w:bookmarkStart w:id="593" w:name="ref-gray_forest_2012"/>
      <w:bookmarkEnd w:id="592"/>
      <w:r w:rsidRPr="004F66BC">
        <w:lastRenderedPageBreak/>
        <w:t xml:space="preserve">Gray, A., T. Brandeis, J. Shaw, W. McWilliams, and P. Miles. 2012. </w:t>
      </w:r>
      <w:hyperlink r:id="rId24">
        <w:r w:rsidRPr="004F66BC">
          <w:rPr>
            <w:rStyle w:val="Hyperlink"/>
          </w:rPr>
          <w:t>Forest Inventory and Analysis database of the United States of America (FIA)</w:t>
        </w:r>
      </w:hyperlink>
      <w:r w:rsidRPr="004F66BC">
        <w:t>. Biodiversity &amp; Ecology 4:225–231.</w:t>
      </w:r>
    </w:p>
    <w:p w14:paraId="1EB0ABC1" w14:textId="77777777" w:rsidR="006A14AC" w:rsidRPr="004F66BC" w:rsidRDefault="006A14AC" w:rsidP="006A14AC">
      <w:pPr>
        <w:pStyle w:val="Bibliography"/>
      </w:pPr>
      <w:bookmarkStart w:id="594" w:name="ref-hansen_temperature-based_2001"/>
      <w:bookmarkEnd w:id="593"/>
      <w:r w:rsidRPr="004F66BC">
        <w:t xml:space="preserve">Hansen, E. M., B. J. Bentz, and D. L. Turner. 2001. Temperature-based model for predicting </w:t>
      </w:r>
      <w:proofErr w:type="spellStart"/>
      <w:r w:rsidRPr="004F66BC">
        <w:t>univoltine</w:t>
      </w:r>
      <w:proofErr w:type="spellEnd"/>
      <w:r w:rsidRPr="004F66BC">
        <w:t xml:space="preserve"> brood proportions in spruce beetle (Coleoptera: Scolytidae). The Canadian Entomologist 133:827–841.</w:t>
      </w:r>
    </w:p>
    <w:p w14:paraId="7AB9E0C1" w14:textId="77777777" w:rsidR="006A14AC" w:rsidRPr="004F66BC" w:rsidRDefault="006A14AC" w:rsidP="006A14AC">
      <w:pPr>
        <w:pStyle w:val="Bibliography"/>
      </w:pPr>
      <w:bookmarkStart w:id="595" w:name="ref-hart_drought_2014"/>
      <w:bookmarkEnd w:id="594"/>
      <w:r w:rsidRPr="004F66BC">
        <w:t xml:space="preserve">Hart, S. J., T. T. Veblen, K. S. </w:t>
      </w:r>
      <w:proofErr w:type="spellStart"/>
      <w:r w:rsidRPr="004F66BC">
        <w:t>Eisenhart</w:t>
      </w:r>
      <w:proofErr w:type="spellEnd"/>
      <w:r w:rsidRPr="004F66BC">
        <w:t xml:space="preserve">, D. Jarvis, and D. </w:t>
      </w:r>
      <w:proofErr w:type="spellStart"/>
      <w:r w:rsidRPr="004F66BC">
        <w:t>Kulakowski</w:t>
      </w:r>
      <w:proofErr w:type="spellEnd"/>
      <w:r w:rsidRPr="004F66BC">
        <w:t>. 2014. Drought induces spruce beetle (</w:t>
      </w:r>
      <w:proofErr w:type="spellStart"/>
      <w:r w:rsidRPr="004F66BC">
        <w:t>Dendroctonus</w:t>
      </w:r>
      <w:proofErr w:type="spellEnd"/>
      <w:r w:rsidRPr="004F66BC">
        <w:t xml:space="preserve"> </w:t>
      </w:r>
      <w:proofErr w:type="spellStart"/>
      <w:r w:rsidRPr="004F66BC">
        <w:t>rufipennis</w:t>
      </w:r>
      <w:proofErr w:type="spellEnd"/>
      <w:r w:rsidRPr="004F66BC">
        <w:t>) outbreaks across northwestern Colorado. Ecology 95:930–939.</w:t>
      </w:r>
    </w:p>
    <w:p w14:paraId="47F03D8E" w14:textId="77777777" w:rsidR="006A14AC" w:rsidRPr="004F66BC" w:rsidRDefault="006A14AC" w:rsidP="006A14AC">
      <w:pPr>
        <w:pStyle w:val="Bibliography"/>
      </w:pPr>
      <w:bookmarkStart w:id="596" w:name="ref-hicke_characterizing_2020"/>
      <w:bookmarkEnd w:id="595"/>
      <w:proofErr w:type="spellStart"/>
      <w:r w:rsidRPr="004F66BC">
        <w:t>Hicke</w:t>
      </w:r>
      <w:proofErr w:type="spellEnd"/>
      <w:r w:rsidRPr="004F66BC">
        <w:t xml:space="preserve">, J. A., B. Xu, A. J. H. </w:t>
      </w:r>
      <w:proofErr w:type="spellStart"/>
      <w:r w:rsidRPr="004F66BC">
        <w:t>Meddens</w:t>
      </w:r>
      <w:proofErr w:type="spellEnd"/>
      <w:r w:rsidRPr="004F66BC">
        <w:t xml:space="preserve">, and J. M. Egan. 2020. </w:t>
      </w:r>
      <w:hyperlink r:id="rId25">
        <w:r w:rsidRPr="004F66BC">
          <w:rPr>
            <w:rStyle w:val="Hyperlink"/>
          </w:rPr>
          <w:t>Characterizing recent bark beetle-caused tree mortality in the western United States from aerial surveys</w:t>
        </w:r>
      </w:hyperlink>
      <w:r w:rsidRPr="004F66BC">
        <w:t>. Forest Ecology and Management 475:118402.</w:t>
      </w:r>
    </w:p>
    <w:p w14:paraId="66764AB9" w14:textId="77777777" w:rsidR="006A14AC" w:rsidRPr="004F66BC" w:rsidRDefault="006A14AC" w:rsidP="006A14AC">
      <w:pPr>
        <w:pStyle w:val="Bibliography"/>
      </w:pPr>
      <w:bookmarkStart w:id="597" w:name="ref-iverson_predicting_1998"/>
      <w:bookmarkEnd w:id="596"/>
      <w:r w:rsidRPr="004F66BC">
        <w:t xml:space="preserve">Iverson, L. R., and A. M. Prasad. 1998. </w:t>
      </w:r>
      <w:hyperlink r:id="rId26">
        <w:r w:rsidRPr="004F66BC">
          <w:rPr>
            <w:rStyle w:val="Hyperlink"/>
          </w:rPr>
          <w:t>Predicting abundance of 80 tree species following climate change in the Eastern United States</w:t>
        </w:r>
      </w:hyperlink>
      <w:r w:rsidRPr="004F66BC">
        <w:t>. Ecological Monographs 68:465–485.</w:t>
      </w:r>
    </w:p>
    <w:p w14:paraId="631D88C0" w14:textId="77777777" w:rsidR="006A14AC" w:rsidRPr="004F66BC" w:rsidRDefault="006A14AC" w:rsidP="006A14AC">
      <w:pPr>
        <w:pStyle w:val="Bibliography"/>
      </w:pPr>
      <w:bookmarkStart w:id="598" w:name="ref-jactel_tree_2021"/>
      <w:bookmarkEnd w:id="597"/>
      <w:proofErr w:type="spellStart"/>
      <w:r w:rsidRPr="004F66BC">
        <w:t>Jactel</w:t>
      </w:r>
      <w:proofErr w:type="spellEnd"/>
      <w:r w:rsidRPr="004F66BC">
        <w:t xml:space="preserve">, H., X. Moreira, and B. </w:t>
      </w:r>
      <w:proofErr w:type="spellStart"/>
      <w:r w:rsidRPr="004F66BC">
        <w:t>Castagneyrol</w:t>
      </w:r>
      <w:proofErr w:type="spellEnd"/>
      <w:r w:rsidRPr="004F66BC">
        <w:t xml:space="preserve">. 2021. </w:t>
      </w:r>
      <w:hyperlink r:id="rId27">
        <w:r w:rsidRPr="004F66BC">
          <w:rPr>
            <w:rStyle w:val="Hyperlink"/>
          </w:rPr>
          <w:t>Tree diversity and forest resistance to insect pests: Patterns, mechanisms, and prospects</w:t>
        </w:r>
      </w:hyperlink>
      <w:r w:rsidRPr="004F66BC">
        <w:t>. Annual Review of Entomology 66:277–296.</w:t>
      </w:r>
    </w:p>
    <w:p w14:paraId="7F141D04" w14:textId="77777777" w:rsidR="006A14AC" w:rsidRPr="004F66BC" w:rsidRDefault="006A14AC" w:rsidP="006A14AC">
      <w:pPr>
        <w:pStyle w:val="Bibliography"/>
      </w:pPr>
      <w:bookmarkStart w:id="599" w:name="ref-johnson_host_2013"/>
      <w:bookmarkEnd w:id="598"/>
      <w:r w:rsidRPr="004F66BC">
        <w:t xml:space="preserve">Johnson, P. T., D. L. Preston, J. T. </w:t>
      </w:r>
      <w:proofErr w:type="spellStart"/>
      <w:r w:rsidRPr="004F66BC">
        <w:t>Hoverman</w:t>
      </w:r>
      <w:proofErr w:type="spellEnd"/>
      <w:r w:rsidRPr="004F66BC">
        <w:t xml:space="preserve">, and B. E. </w:t>
      </w:r>
      <w:proofErr w:type="spellStart"/>
      <w:r w:rsidRPr="004F66BC">
        <w:t>LaFonte</w:t>
      </w:r>
      <w:proofErr w:type="spellEnd"/>
      <w:r w:rsidRPr="004F66BC">
        <w:t>. 2013. Host and parasite diversity jointly control disease risk in complex communities. Proceedings of the National Academy of Sciences 110:16916–16921.</w:t>
      </w:r>
    </w:p>
    <w:p w14:paraId="41AA188A" w14:textId="77777777" w:rsidR="006A14AC" w:rsidRPr="004F66BC" w:rsidRDefault="006A14AC" w:rsidP="006A14AC">
      <w:pPr>
        <w:pStyle w:val="Bibliography"/>
      </w:pPr>
      <w:bookmarkStart w:id="600" w:name="ref-lalande_subalpine_2020"/>
      <w:bookmarkEnd w:id="599"/>
      <w:proofErr w:type="spellStart"/>
      <w:r w:rsidRPr="004F66BC">
        <w:t>Lalande</w:t>
      </w:r>
      <w:proofErr w:type="spellEnd"/>
      <w:r w:rsidRPr="004F66BC">
        <w:t xml:space="preserve">, B. M., K. Hughes, W. R. Jacobi, W. T. </w:t>
      </w:r>
      <w:proofErr w:type="spellStart"/>
      <w:r w:rsidRPr="004F66BC">
        <w:t>Tinkham</w:t>
      </w:r>
      <w:proofErr w:type="spellEnd"/>
      <w:r w:rsidRPr="004F66BC">
        <w:t xml:space="preserve">, R. Reich, and J. E. Stewart. 2020. </w:t>
      </w:r>
      <w:hyperlink r:id="rId28">
        <w:r w:rsidRPr="004F66BC">
          <w:rPr>
            <w:rStyle w:val="Hyperlink"/>
          </w:rPr>
          <w:t xml:space="preserve">Subalpine fir mortality in Colorado is associated with stand density, warming climates and interactions </w:t>
        </w:r>
        <w:r w:rsidRPr="004F66BC">
          <w:rPr>
            <w:rStyle w:val="Hyperlink"/>
          </w:rPr>
          <w:lastRenderedPageBreak/>
          <w:t>among fungal diseases and the western balsam bark beetle</w:t>
        </w:r>
      </w:hyperlink>
      <w:r w:rsidRPr="004F66BC">
        <w:t>. Forest Ecology and Management 466:118133.</w:t>
      </w:r>
    </w:p>
    <w:p w14:paraId="357C4A2A" w14:textId="77777777" w:rsidR="006A14AC" w:rsidRPr="004F66BC" w:rsidRDefault="006A14AC" w:rsidP="006A14AC">
      <w:pPr>
        <w:pStyle w:val="Bibliography"/>
      </w:pPr>
      <w:bookmarkStart w:id="601" w:name="ref-rehfeldt_empirical_2006"/>
      <w:bookmarkEnd w:id="600"/>
      <w:r w:rsidRPr="004F66BC">
        <w:t xml:space="preserve">Rehfeldt, G. E., N. L. Crookston, M. V. </w:t>
      </w:r>
      <w:proofErr w:type="spellStart"/>
      <w:r w:rsidRPr="004F66BC">
        <w:t>Warwell</w:t>
      </w:r>
      <w:proofErr w:type="spellEnd"/>
      <w:r w:rsidRPr="004F66BC">
        <w:t>, and J. S. Evans. 2006. Empirical analyses of plant-climate relationships for the western United States. International Journal of Plant Sciences 167:1123–1150.</w:t>
      </w:r>
    </w:p>
    <w:p w14:paraId="7C35F38A" w14:textId="77777777" w:rsidR="006A14AC" w:rsidRPr="004F66BC" w:rsidRDefault="006A14AC" w:rsidP="006A14AC">
      <w:pPr>
        <w:pStyle w:val="Bibliography"/>
      </w:pPr>
      <w:bookmarkStart w:id="602" w:name="ref-root_organization_1973"/>
      <w:bookmarkEnd w:id="601"/>
      <w:r w:rsidRPr="004F66BC">
        <w:t xml:space="preserve">Root, R. B. 1973. </w:t>
      </w:r>
      <w:hyperlink r:id="rId29">
        <w:r w:rsidRPr="004F66BC">
          <w:rPr>
            <w:rStyle w:val="Hyperlink"/>
          </w:rPr>
          <w:t>Organization of a Plant-Arthropod Association in Simple and Diverse Habitats: The Fauna of Collards (Brassica Oleracea)</w:t>
        </w:r>
      </w:hyperlink>
      <w:r w:rsidRPr="004F66BC">
        <w:t>. Ecological Monographs 43:95–124.</w:t>
      </w:r>
    </w:p>
    <w:p w14:paraId="3CCCDD82" w14:textId="77777777" w:rsidR="006A14AC" w:rsidRPr="004F66BC" w:rsidRDefault="006A14AC" w:rsidP="006A14AC">
      <w:pPr>
        <w:pStyle w:val="Bibliography"/>
      </w:pPr>
      <w:bookmarkStart w:id="603" w:name="ref-schiebe_semiochemical_2011"/>
      <w:bookmarkEnd w:id="602"/>
      <w:proofErr w:type="spellStart"/>
      <w:r w:rsidRPr="004F66BC">
        <w:t>Schiebe</w:t>
      </w:r>
      <w:proofErr w:type="spellEnd"/>
      <w:r w:rsidRPr="004F66BC">
        <w:t xml:space="preserve">, C., M. </w:t>
      </w:r>
      <w:proofErr w:type="spellStart"/>
      <w:r w:rsidRPr="004F66BC">
        <w:t>Blaženec</w:t>
      </w:r>
      <w:proofErr w:type="spellEnd"/>
      <w:r w:rsidRPr="004F66BC">
        <w:t xml:space="preserve">, R. </w:t>
      </w:r>
      <w:proofErr w:type="spellStart"/>
      <w:r w:rsidRPr="004F66BC">
        <w:t>Jakuš</w:t>
      </w:r>
      <w:proofErr w:type="spellEnd"/>
      <w:r w:rsidRPr="004F66BC">
        <w:t xml:space="preserve">, C. R. </w:t>
      </w:r>
      <w:proofErr w:type="spellStart"/>
      <w:r w:rsidRPr="004F66BC">
        <w:t>Unelius</w:t>
      </w:r>
      <w:proofErr w:type="spellEnd"/>
      <w:r w:rsidRPr="004F66BC">
        <w:t xml:space="preserve">, and F. </w:t>
      </w:r>
      <w:proofErr w:type="spellStart"/>
      <w:r w:rsidRPr="004F66BC">
        <w:t>Schlyter</w:t>
      </w:r>
      <w:proofErr w:type="spellEnd"/>
      <w:r w:rsidRPr="004F66BC">
        <w:t xml:space="preserve">. 2011. </w:t>
      </w:r>
      <w:hyperlink r:id="rId30">
        <w:proofErr w:type="spellStart"/>
        <w:r w:rsidRPr="004F66BC">
          <w:rPr>
            <w:rStyle w:val="Hyperlink"/>
          </w:rPr>
          <w:t>Semiochemical</w:t>
        </w:r>
        <w:proofErr w:type="spellEnd"/>
        <w:r w:rsidRPr="004F66BC">
          <w:rPr>
            <w:rStyle w:val="Hyperlink"/>
          </w:rPr>
          <w:t xml:space="preserve"> diversity diverts bark beetle attacks from Norway spruce edges</w:t>
        </w:r>
      </w:hyperlink>
      <w:r w:rsidRPr="004F66BC">
        <w:t>. Journal of Applied Entomology 135:726–737.</w:t>
      </w:r>
    </w:p>
    <w:p w14:paraId="1A5A9F1E" w14:textId="77777777" w:rsidR="006A14AC" w:rsidRPr="004F66BC" w:rsidRDefault="006A14AC" w:rsidP="006A14AC">
      <w:pPr>
        <w:pStyle w:val="Bibliography"/>
      </w:pPr>
      <w:bookmarkStart w:id="604" w:name="ref-schmid_stand_1976"/>
      <w:bookmarkEnd w:id="603"/>
      <w:r w:rsidRPr="004F66BC">
        <w:t>Schmid, J. M., and R. H. Frye. 1976. Stand ratings for spruce beetles. Page 4. USDA Forest Service, Rocky Mountain Research Station.</w:t>
      </w:r>
    </w:p>
    <w:p w14:paraId="2197020A" w14:textId="77777777" w:rsidR="006A14AC" w:rsidRPr="004F66BC" w:rsidRDefault="006A14AC" w:rsidP="006A14AC">
      <w:pPr>
        <w:pStyle w:val="Bibliography"/>
      </w:pPr>
      <w:bookmarkStart w:id="605" w:name="ref-shaw_forest_2005"/>
      <w:bookmarkEnd w:id="604"/>
      <w:r w:rsidRPr="004F66BC">
        <w:t xml:space="preserve">Shaw, J. D., B. E. Steed, and L. T. </w:t>
      </w:r>
      <w:proofErr w:type="spellStart"/>
      <w:r w:rsidRPr="004F66BC">
        <w:t>DeBlander</w:t>
      </w:r>
      <w:proofErr w:type="spellEnd"/>
      <w:r w:rsidRPr="004F66BC">
        <w:t xml:space="preserve">. 2005. </w:t>
      </w:r>
      <w:hyperlink r:id="rId31">
        <w:r w:rsidRPr="004F66BC">
          <w:rPr>
            <w:rStyle w:val="Hyperlink"/>
          </w:rPr>
          <w:t>Forest Inventory and Analysis (FIA) annual inventory answers the question: What is happening to pinyon-juniper woodlands?</w:t>
        </w:r>
      </w:hyperlink>
      <w:r w:rsidRPr="004F66BC">
        <w:t xml:space="preserve"> Journal of Forestry 103:280–285.</w:t>
      </w:r>
    </w:p>
    <w:p w14:paraId="3935FFB1" w14:textId="77777777" w:rsidR="006A14AC" w:rsidRPr="004F66BC" w:rsidRDefault="006A14AC" w:rsidP="006A14AC">
      <w:pPr>
        <w:pStyle w:val="Bibliography"/>
      </w:pPr>
      <w:bookmarkStart w:id="606" w:name="ref-shore_susceptibility_1992"/>
      <w:bookmarkEnd w:id="605"/>
      <w:r w:rsidRPr="004F66BC">
        <w:t xml:space="preserve">Shore, T. L., and L. </w:t>
      </w:r>
      <w:proofErr w:type="spellStart"/>
      <w:r w:rsidRPr="004F66BC">
        <w:t>Safranyik</w:t>
      </w:r>
      <w:proofErr w:type="spellEnd"/>
      <w:r w:rsidRPr="004F66BC">
        <w:t>. 1992. Susceptibility and risk-rating systems for the mountain pine beetle in lodgepole pine stands.</w:t>
      </w:r>
    </w:p>
    <w:p w14:paraId="679EFCC5" w14:textId="77777777" w:rsidR="006A14AC" w:rsidRPr="004F66BC" w:rsidRDefault="006A14AC" w:rsidP="006A14AC">
      <w:pPr>
        <w:pStyle w:val="Bibliography"/>
      </w:pPr>
      <w:bookmarkStart w:id="607" w:name="ref-staab_influence_2020"/>
      <w:bookmarkEnd w:id="606"/>
      <w:proofErr w:type="spellStart"/>
      <w:r w:rsidRPr="004F66BC">
        <w:t>Staab</w:t>
      </w:r>
      <w:proofErr w:type="spellEnd"/>
      <w:r w:rsidRPr="004F66BC">
        <w:t xml:space="preserve">, M., and A. Schuldt. 2020. </w:t>
      </w:r>
      <w:hyperlink r:id="rId32">
        <w:r w:rsidRPr="004F66BC">
          <w:rPr>
            <w:rStyle w:val="Hyperlink"/>
          </w:rPr>
          <w:t>The Influence of Tree Diversity on Natural Enemies—a Review of the “Enemies” Hypothesis in Forests</w:t>
        </w:r>
      </w:hyperlink>
      <w:r w:rsidRPr="004F66BC">
        <w:t>. Current Forestry Reports 6:243–259.</w:t>
      </w:r>
    </w:p>
    <w:p w14:paraId="5953F8BE" w14:textId="77777777" w:rsidR="006A14AC" w:rsidRPr="004F66BC" w:rsidRDefault="006A14AC" w:rsidP="006A14AC">
      <w:pPr>
        <w:pStyle w:val="Bibliography"/>
      </w:pPr>
      <w:bookmarkStart w:id="608" w:name="ref-van_mantgem_widespread_2009"/>
      <w:bookmarkEnd w:id="607"/>
      <w:r w:rsidRPr="004F66BC">
        <w:lastRenderedPageBreak/>
        <w:t xml:space="preserve">Van </w:t>
      </w:r>
      <w:proofErr w:type="spellStart"/>
      <w:r w:rsidRPr="004F66BC">
        <w:t>Mantgem</w:t>
      </w:r>
      <w:proofErr w:type="spellEnd"/>
      <w:r w:rsidRPr="004F66BC">
        <w:t xml:space="preserve">, P. J., N. L. Stephenson, J. C. Byrne, L. D. Daniels, J. F. Franklin, P. Z. </w:t>
      </w:r>
      <w:proofErr w:type="spellStart"/>
      <w:r w:rsidRPr="004F66BC">
        <w:t>Fulé</w:t>
      </w:r>
      <w:proofErr w:type="spellEnd"/>
      <w:r w:rsidRPr="004F66BC">
        <w:t>, M. E. Harmon, A. J. Larson, J. M. Smith, and A. H. Taylor. 2009. Widespread increase of tree mortality rates in the western United States. Science 323:521–524.</w:t>
      </w:r>
    </w:p>
    <w:p w14:paraId="057A6F70" w14:textId="77777777" w:rsidR="006A14AC" w:rsidRPr="004F66BC" w:rsidRDefault="006A14AC" w:rsidP="006A14AC">
      <w:pPr>
        <w:pStyle w:val="Bibliography"/>
      </w:pPr>
      <w:bookmarkStart w:id="609" w:name="ref-veblen_disturbance_1994"/>
      <w:bookmarkEnd w:id="608"/>
      <w:r w:rsidRPr="004F66BC">
        <w:t xml:space="preserve">Veblen, T. T., K. S. Hadley, E. M. Nel, T. </w:t>
      </w:r>
      <w:proofErr w:type="spellStart"/>
      <w:r w:rsidRPr="004F66BC">
        <w:t>Kitzberger</w:t>
      </w:r>
      <w:proofErr w:type="spellEnd"/>
      <w:r w:rsidRPr="004F66BC">
        <w:t xml:space="preserve">, M. Reid, and R. </w:t>
      </w:r>
      <w:proofErr w:type="spellStart"/>
      <w:r w:rsidRPr="004F66BC">
        <w:t>Villalba</w:t>
      </w:r>
      <w:proofErr w:type="spellEnd"/>
      <w:r w:rsidRPr="004F66BC">
        <w:t xml:space="preserve">. 1994. </w:t>
      </w:r>
      <w:hyperlink r:id="rId33">
        <w:r w:rsidRPr="004F66BC">
          <w:rPr>
            <w:rStyle w:val="Hyperlink"/>
          </w:rPr>
          <w:t>Disturbance regime and disturbance interactions in a Rocky Mountain subalpine forest</w:t>
        </w:r>
      </w:hyperlink>
      <w:r w:rsidRPr="004F66BC">
        <w:t>. Journal of Ecology 82:125–135.</w:t>
      </w:r>
    </w:p>
    <w:bookmarkEnd w:id="580"/>
    <w:bookmarkEnd w:id="581"/>
    <w:bookmarkEnd w:id="582"/>
    <w:bookmarkEnd w:id="609"/>
    <w:p w14:paraId="782FDE9A" w14:textId="23AC14B4" w:rsidR="006A14AC" w:rsidDel="00785CB1" w:rsidRDefault="006A14AC" w:rsidP="00D61A8F">
      <w:pPr>
        <w:spacing w:before="0" w:after="200" w:line="240" w:lineRule="auto"/>
        <w:rPr>
          <w:del w:id="610" w:author="Hart,Sarah" w:date="2022-10-04T14:33:00Z"/>
        </w:rPr>
      </w:pPr>
    </w:p>
    <w:p w14:paraId="1BA2FAC2" w14:textId="17EF0398" w:rsidR="00785CB1" w:rsidRDefault="00785CB1" w:rsidP="00D61A8F">
      <w:pPr>
        <w:pStyle w:val="ImageCaption"/>
        <w:rPr>
          <w:ins w:id="611" w:author="Hart,Sarah" w:date="2022-10-04T15:02:00Z"/>
          <w:i w:val="0"/>
        </w:rPr>
      </w:pPr>
    </w:p>
    <w:p w14:paraId="37C10286" w14:textId="77777777" w:rsidR="004B33DC" w:rsidRPr="004B33DC" w:rsidRDefault="00785CB1" w:rsidP="004B33DC">
      <w:pPr>
        <w:pStyle w:val="Bibliography"/>
        <w:rPr>
          <w:color w:val="000000"/>
        </w:rPr>
      </w:pPr>
      <w:r>
        <w:fldChar w:fldCharType="begin"/>
      </w:r>
      <w:r>
        <w:instrText xml:space="preserve"> ADDIN ZOTERO_BIBL {"uncited":[],"omitted":[],"custom":[]} CSL_BIBLIOGRAPHY </w:instrText>
      </w:r>
      <w:r>
        <w:fldChar w:fldCharType="separate"/>
      </w:r>
      <w:r w:rsidR="004B33DC" w:rsidRPr="004B33DC">
        <w:rPr>
          <w:color w:val="000000"/>
        </w:rPr>
        <w:t>Baker, W. L., and T. T. Veblen. 1990. Spruce beetles and fires in the nineteenth-century subalpine forests of western Colorado, USA. Arctic and Alpine Research 22:65–80.</w:t>
      </w:r>
    </w:p>
    <w:p w14:paraId="028AA91F" w14:textId="77777777" w:rsidR="004B33DC" w:rsidRPr="004B33DC" w:rsidRDefault="004B33DC" w:rsidP="004B33DC">
      <w:pPr>
        <w:pStyle w:val="Bibliography"/>
        <w:rPr>
          <w:color w:val="000000"/>
        </w:rPr>
      </w:pPr>
      <w:r w:rsidRPr="004B33DC">
        <w:rPr>
          <w:color w:val="000000"/>
        </w:rPr>
        <w:t xml:space="preserve">Bentz, B. J., J. </w:t>
      </w:r>
      <w:proofErr w:type="spellStart"/>
      <w:r w:rsidRPr="004B33DC">
        <w:rPr>
          <w:color w:val="000000"/>
        </w:rPr>
        <w:t>Régnière</w:t>
      </w:r>
      <w:proofErr w:type="spellEnd"/>
      <w:r w:rsidRPr="004B33DC">
        <w:rPr>
          <w:color w:val="000000"/>
        </w:rPr>
        <w:t xml:space="preserve">, C. J. Fettig, E. M. Hansen, J. L. Hayes, J. A. </w:t>
      </w:r>
      <w:proofErr w:type="spellStart"/>
      <w:r w:rsidRPr="004B33DC">
        <w:rPr>
          <w:color w:val="000000"/>
        </w:rPr>
        <w:t>Hicke</w:t>
      </w:r>
      <w:proofErr w:type="spellEnd"/>
      <w:r w:rsidRPr="004B33DC">
        <w:rPr>
          <w:color w:val="000000"/>
        </w:rPr>
        <w:t xml:space="preserve">, R. G. Kelsey, J. F. </w:t>
      </w:r>
      <w:proofErr w:type="spellStart"/>
      <w:r w:rsidRPr="004B33DC">
        <w:rPr>
          <w:color w:val="000000"/>
        </w:rPr>
        <w:t>Negrón</w:t>
      </w:r>
      <w:proofErr w:type="spellEnd"/>
      <w:r w:rsidRPr="004B33DC">
        <w:rPr>
          <w:color w:val="000000"/>
        </w:rPr>
        <w:t xml:space="preserve">, and S. J. Seybold. 2010. Climate change and bark beetles of the Western United States and Canada: Direct and indirect effects. </w:t>
      </w:r>
      <w:proofErr w:type="spellStart"/>
      <w:r w:rsidRPr="004B33DC">
        <w:rPr>
          <w:color w:val="000000"/>
        </w:rPr>
        <w:t>BioScience</w:t>
      </w:r>
      <w:proofErr w:type="spellEnd"/>
      <w:r w:rsidRPr="004B33DC">
        <w:rPr>
          <w:color w:val="000000"/>
        </w:rPr>
        <w:t xml:space="preserve"> 60:602–613.</w:t>
      </w:r>
    </w:p>
    <w:p w14:paraId="1C86C6F5" w14:textId="77777777" w:rsidR="004B33DC" w:rsidRPr="004B33DC" w:rsidRDefault="004B33DC" w:rsidP="004B33DC">
      <w:pPr>
        <w:pStyle w:val="Bibliography"/>
        <w:rPr>
          <w:color w:val="000000"/>
        </w:rPr>
      </w:pPr>
      <w:r w:rsidRPr="004B33DC">
        <w:rPr>
          <w:color w:val="000000"/>
        </w:rPr>
        <w:t xml:space="preserve">Cardinale, B. J., D. S. Srivastava, J. Emmett Duffy, J. P. Wright, A. L. Downing, M. Sankaran, and C. </w:t>
      </w:r>
      <w:proofErr w:type="spellStart"/>
      <w:r w:rsidRPr="004B33DC">
        <w:rPr>
          <w:color w:val="000000"/>
        </w:rPr>
        <w:t>Jouseau</w:t>
      </w:r>
      <w:proofErr w:type="spellEnd"/>
      <w:r w:rsidRPr="004B33DC">
        <w:rPr>
          <w:color w:val="000000"/>
        </w:rPr>
        <w:t>. 2006. Effects of biodiversity on the functioning of trophic groups and ecosystems. Nature 443:989–992.</w:t>
      </w:r>
    </w:p>
    <w:p w14:paraId="798B5D6D" w14:textId="77777777" w:rsidR="004B33DC" w:rsidRPr="004B33DC" w:rsidRDefault="004B33DC" w:rsidP="004B33DC">
      <w:pPr>
        <w:pStyle w:val="Bibliography"/>
        <w:rPr>
          <w:color w:val="000000"/>
        </w:rPr>
      </w:pPr>
      <w:r w:rsidRPr="004B33DC">
        <w:rPr>
          <w:color w:val="000000"/>
        </w:rPr>
        <w:t xml:space="preserve">Chawla, N. V., K. W. Bowyer, L. O. Hall, and W. P. </w:t>
      </w:r>
      <w:proofErr w:type="spellStart"/>
      <w:r w:rsidRPr="004B33DC">
        <w:rPr>
          <w:color w:val="000000"/>
        </w:rPr>
        <w:t>Kegelmeyer</w:t>
      </w:r>
      <w:proofErr w:type="spellEnd"/>
      <w:r w:rsidRPr="004B33DC">
        <w:rPr>
          <w:color w:val="000000"/>
        </w:rPr>
        <w:t>. 2002. SMOTE: Synthetic Minority Over-sampling Technique. Journal of Artificial Intelligence Research 16:321–357.</w:t>
      </w:r>
    </w:p>
    <w:p w14:paraId="728C06D2" w14:textId="77777777" w:rsidR="004B33DC" w:rsidRPr="004B33DC" w:rsidRDefault="004B33DC" w:rsidP="004B33DC">
      <w:pPr>
        <w:pStyle w:val="Bibliography"/>
        <w:rPr>
          <w:color w:val="000000"/>
        </w:rPr>
      </w:pPr>
      <w:r w:rsidRPr="004B33DC">
        <w:rPr>
          <w:color w:val="000000"/>
        </w:rPr>
        <w:t>Elton, C. S. 1958. The Ecology of Invasions by Animals and Plants. Springer Nature.</w:t>
      </w:r>
    </w:p>
    <w:p w14:paraId="00EE999C" w14:textId="77777777" w:rsidR="004B33DC" w:rsidRPr="004B33DC" w:rsidRDefault="004B33DC" w:rsidP="004B33DC">
      <w:pPr>
        <w:pStyle w:val="Bibliography"/>
        <w:rPr>
          <w:color w:val="000000"/>
        </w:rPr>
      </w:pPr>
      <w:r w:rsidRPr="004B33DC">
        <w:rPr>
          <w:color w:val="000000"/>
        </w:rPr>
        <w:t>Finke, D. L., and W. E. Snyder. 2008. Niche Partitioning Increases Resource Exploitation by Diverse Communities. Science 321:1488–1490.</w:t>
      </w:r>
    </w:p>
    <w:p w14:paraId="5C8797C3" w14:textId="77777777" w:rsidR="004B33DC" w:rsidRPr="004B33DC" w:rsidRDefault="004B33DC" w:rsidP="004B33DC">
      <w:pPr>
        <w:pStyle w:val="Bibliography"/>
        <w:rPr>
          <w:color w:val="000000"/>
        </w:rPr>
      </w:pPr>
      <w:r w:rsidRPr="004B33DC">
        <w:rPr>
          <w:color w:val="000000"/>
        </w:rPr>
        <w:lastRenderedPageBreak/>
        <w:t xml:space="preserve">Harvey, B. J., R. A. Andrus, M. A. Battaglia, J. F. </w:t>
      </w:r>
      <w:proofErr w:type="spellStart"/>
      <w:r w:rsidRPr="004B33DC">
        <w:rPr>
          <w:color w:val="000000"/>
        </w:rPr>
        <w:t>Negrón</w:t>
      </w:r>
      <w:proofErr w:type="spellEnd"/>
      <w:r w:rsidRPr="004B33DC">
        <w:rPr>
          <w:color w:val="000000"/>
        </w:rPr>
        <w:t xml:space="preserve">, A. </w:t>
      </w:r>
      <w:proofErr w:type="spellStart"/>
      <w:r w:rsidRPr="004B33DC">
        <w:rPr>
          <w:color w:val="000000"/>
        </w:rPr>
        <w:t>Orrego</w:t>
      </w:r>
      <w:proofErr w:type="spellEnd"/>
      <w:r w:rsidRPr="004B33DC">
        <w:rPr>
          <w:color w:val="000000"/>
        </w:rPr>
        <w:t xml:space="preserve">, and T. T. Veblen. 2021. Droughty times in mesic places: factors associated with forest mortality vary by scale in a temperate subalpine region. Ecosphere </w:t>
      </w:r>
      <w:proofErr w:type="gramStart"/>
      <w:r w:rsidRPr="004B33DC">
        <w:rPr>
          <w:color w:val="000000"/>
        </w:rPr>
        <w:t>12:e</w:t>
      </w:r>
      <w:proofErr w:type="gramEnd"/>
      <w:r w:rsidRPr="004B33DC">
        <w:rPr>
          <w:color w:val="000000"/>
        </w:rPr>
        <w:t>03318.</w:t>
      </w:r>
    </w:p>
    <w:p w14:paraId="58D6067B" w14:textId="77777777" w:rsidR="004B33DC" w:rsidRPr="004B33DC" w:rsidRDefault="004B33DC" w:rsidP="004B33DC">
      <w:pPr>
        <w:pStyle w:val="Bibliography"/>
        <w:rPr>
          <w:color w:val="000000"/>
        </w:rPr>
      </w:pPr>
      <w:r w:rsidRPr="004B33DC">
        <w:rPr>
          <w:color w:val="000000"/>
        </w:rPr>
        <w:t xml:space="preserve">Johnson, P. T., D. L. Preston, J. T. </w:t>
      </w:r>
      <w:proofErr w:type="spellStart"/>
      <w:r w:rsidRPr="004B33DC">
        <w:rPr>
          <w:color w:val="000000"/>
        </w:rPr>
        <w:t>Hoverman</w:t>
      </w:r>
      <w:proofErr w:type="spellEnd"/>
      <w:r w:rsidRPr="004B33DC">
        <w:rPr>
          <w:color w:val="000000"/>
        </w:rPr>
        <w:t xml:space="preserve">, and B. E. </w:t>
      </w:r>
      <w:proofErr w:type="spellStart"/>
      <w:r w:rsidRPr="004B33DC">
        <w:rPr>
          <w:color w:val="000000"/>
        </w:rPr>
        <w:t>LaFonte</w:t>
      </w:r>
      <w:proofErr w:type="spellEnd"/>
      <w:r w:rsidRPr="004B33DC">
        <w:rPr>
          <w:color w:val="000000"/>
        </w:rPr>
        <w:t>. 2013. Host and parasite diversity jointly control disease risk in complex communities. Proceedings of the National Academy of Sciences 110:16916–16921.</w:t>
      </w:r>
    </w:p>
    <w:p w14:paraId="25C37E8B" w14:textId="77777777" w:rsidR="004B33DC" w:rsidRPr="004B33DC" w:rsidRDefault="004B33DC" w:rsidP="004B33DC">
      <w:pPr>
        <w:pStyle w:val="Bibliography"/>
        <w:rPr>
          <w:color w:val="000000"/>
        </w:rPr>
      </w:pPr>
      <w:proofErr w:type="spellStart"/>
      <w:r w:rsidRPr="004B33DC">
        <w:rPr>
          <w:color w:val="000000"/>
        </w:rPr>
        <w:t>Keddy</w:t>
      </w:r>
      <w:proofErr w:type="spellEnd"/>
      <w:r w:rsidRPr="004B33DC">
        <w:rPr>
          <w:color w:val="000000"/>
        </w:rPr>
        <w:t>, P. A. 1984. Plant Zonation on Lakeshores in Nova Scotia: A Test of the Resource Specialization Hypothesis. Journal of Ecology 72:797–808.</w:t>
      </w:r>
    </w:p>
    <w:p w14:paraId="57DA5683" w14:textId="77777777" w:rsidR="004B33DC" w:rsidRPr="004B33DC" w:rsidRDefault="004B33DC" w:rsidP="004B33DC">
      <w:pPr>
        <w:pStyle w:val="Bibliography"/>
        <w:rPr>
          <w:color w:val="000000"/>
        </w:rPr>
      </w:pPr>
      <w:r w:rsidRPr="004B33DC">
        <w:rPr>
          <w:color w:val="000000"/>
        </w:rPr>
        <w:t xml:space="preserve">Kuhn, M., and H. Wickham. 2020. </w:t>
      </w:r>
      <w:proofErr w:type="spellStart"/>
      <w:r w:rsidRPr="004B33DC">
        <w:rPr>
          <w:color w:val="000000"/>
        </w:rPr>
        <w:t>Tidymodels</w:t>
      </w:r>
      <w:proofErr w:type="spellEnd"/>
      <w:r w:rsidRPr="004B33DC">
        <w:rPr>
          <w:color w:val="000000"/>
        </w:rPr>
        <w:t xml:space="preserve">: a collection of packages for modeling and machine learning using </w:t>
      </w:r>
      <w:proofErr w:type="spellStart"/>
      <w:r w:rsidRPr="004B33DC">
        <w:rPr>
          <w:color w:val="000000"/>
        </w:rPr>
        <w:t>tidyverse</w:t>
      </w:r>
      <w:proofErr w:type="spellEnd"/>
      <w:r w:rsidRPr="004B33DC">
        <w:rPr>
          <w:color w:val="000000"/>
        </w:rPr>
        <w:t xml:space="preserve"> principles.</w:t>
      </w:r>
    </w:p>
    <w:p w14:paraId="6E35CC62" w14:textId="77777777" w:rsidR="004B33DC" w:rsidRPr="004B33DC" w:rsidRDefault="004B33DC" w:rsidP="004B33DC">
      <w:pPr>
        <w:pStyle w:val="Bibliography"/>
        <w:rPr>
          <w:color w:val="000000"/>
        </w:rPr>
      </w:pPr>
      <w:proofErr w:type="spellStart"/>
      <w:r w:rsidRPr="004B33DC">
        <w:rPr>
          <w:color w:val="000000"/>
        </w:rPr>
        <w:t>Lalande</w:t>
      </w:r>
      <w:proofErr w:type="spellEnd"/>
      <w:r w:rsidRPr="004B33DC">
        <w:rPr>
          <w:color w:val="000000"/>
        </w:rPr>
        <w:t xml:space="preserve">, B. M., K. Hughes, W. R. Jacobi, W. T. </w:t>
      </w:r>
      <w:proofErr w:type="spellStart"/>
      <w:r w:rsidRPr="004B33DC">
        <w:rPr>
          <w:color w:val="000000"/>
        </w:rPr>
        <w:t>Tinkham</w:t>
      </w:r>
      <w:proofErr w:type="spellEnd"/>
      <w:r w:rsidRPr="004B33DC">
        <w:rPr>
          <w:color w:val="000000"/>
        </w:rPr>
        <w:t>, R. Reich, and J. E. Stewart. 2020. Subalpine fir mortality in Colorado is associated with stand density, warming climates and interactions among fungal diseases and the western balsam bark beetle. Forest Ecology and Management 466:118133.</w:t>
      </w:r>
    </w:p>
    <w:p w14:paraId="20EEC1EA" w14:textId="77777777" w:rsidR="004B33DC" w:rsidRPr="004B33DC" w:rsidRDefault="004B33DC" w:rsidP="004B33DC">
      <w:pPr>
        <w:pStyle w:val="Bibliography"/>
        <w:rPr>
          <w:color w:val="000000"/>
        </w:rPr>
      </w:pPr>
      <w:r w:rsidRPr="004B33DC">
        <w:rPr>
          <w:color w:val="000000"/>
        </w:rPr>
        <w:t xml:space="preserve">Mulder, C. P. H., J. </w:t>
      </w:r>
      <w:proofErr w:type="spellStart"/>
      <w:r w:rsidRPr="004B33DC">
        <w:rPr>
          <w:color w:val="000000"/>
        </w:rPr>
        <w:t>Koricheva</w:t>
      </w:r>
      <w:proofErr w:type="spellEnd"/>
      <w:r w:rsidRPr="004B33DC">
        <w:rPr>
          <w:color w:val="000000"/>
        </w:rPr>
        <w:t>, K. Huss-</w:t>
      </w:r>
      <w:proofErr w:type="spellStart"/>
      <w:r w:rsidRPr="004B33DC">
        <w:rPr>
          <w:color w:val="000000"/>
        </w:rPr>
        <w:t>Danell</w:t>
      </w:r>
      <w:proofErr w:type="spellEnd"/>
      <w:r w:rsidRPr="004B33DC">
        <w:rPr>
          <w:color w:val="000000"/>
        </w:rPr>
        <w:t xml:space="preserve">, P. </w:t>
      </w:r>
      <w:proofErr w:type="spellStart"/>
      <w:r w:rsidRPr="004B33DC">
        <w:rPr>
          <w:color w:val="000000"/>
        </w:rPr>
        <w:t>Högberg</w:t>
      </w:r>
      <w:proofErr w:type="spellEnd"/>
      <w:r w:rsidRPr="004B33DC">
        <w:rPr>
          <w:color w:val="000000"/>
        </w:rPr>
        <w:t>, and J. Joshi. 1999. Insects affect relationships between plant species richness and ecosystem processes. Ecology letters 2:237–246.</w:t>
      </w:r>
    </w:p>
    <w:p w14:paraId="029200A8" w14:textId="77777777" w:rsidR="004B33DC" w:rsidRPr="004B33DC" w:rsidRDefault="004B33DC" w:rsidP="004B33DC">
      <w:pPr>
        <w:pStyle w:val="Bibliography"/>
        <w:rPr>
          <w:color w:val="000000"/>
        </w:rPr>
      </w:pPr>
      <w:r w:rsidRPr="004B33DC">
        <w:rPr>
          <w:color w:val="000000"/>
        </w:rPr>
        <w:t>R Core Team. 2022. R: A language and environment for statistical computing. R Foundation for Statistical Computing, Vienna, Austria.</w:t>
      </w:r>
    </w:p>
    <w:p w14:paraId="362FEDEC" w14:textId="77777777" w:rsidR="004B33DC" w:rsidRPr="004B33DC" w:rsidRDefault="004B33DC" w:rsidP="004B33DC">
      <w:pPr>
        <w:pStyle w:val="Bibliography"/>
        <w:rPr>
          <w:color w:val="000000"/>
        </w:rPr>
      </w:pPr>
      <w:r w:rsidRPr="004B33DC">
        <w:rPr>
          <w:color w:val="000000"/>
        </w:rPr>
        <w:lastRenderedPageBreak/>
        <w:t>Schmid, J. M., and R. H. Frye. 1976. Stand ratings for spruce beetles. Page 4. USDA Forest Service, Rocky Mountain Research Station.</w:t>
      </w:r>
    </w:p>
    <w:p w14:paraId="67C735C0" w14:textId="77777777" w:rsidR="004B33DC" w:rsidRPr="004B33DC" w:rsidRDefault="004B33DC" w:rsidP="004B33DC">
      <w:pPr>
        <w:pStyle w:val="Bibliography"/>
        <w:rPr>
          <w:color w:val="000000"/>
        </w:rPr>
      </w:pPr>
      <w:r w:rsidRPr="004B33DC">
        <w:rPr>
          <w:color w:val="000000"/>
        </w:rPr>
        <w:t xml:space="preserve">Shore, T. L., and L. </w:t>
      </w:r>
      <w:proofErr w:type="spellStart"/>
      <w:r w:rsidRPr="004B33DC">
        <w:rPr>
          <w:color w:val="000000"/>
        </w:rPr>
        <w:t>Safranyik</w:t>
      </w:r>
      <w:proofErr w:type="spellEnd"/>
      <w:r w:rsidRPr="004B33DC">
        <w:rPr>
          <w:color w:val="000000"/>
        </w:rPr>
        <w:t>. 1992. Susceptibility and risk-rating systems for the mountain pine beetle in lodgepole pine stands.</w:t>
      </w:r>
    </w:p>
    <w:p w14:paraId="6065EE60" w14:textId="77777777" w:rsidR="004B33DC" w:rsidRPr="004B33DC" w:rsidRDefault="004B33DC" w:rsidP="004B33DC">
      <w:pPr>
        <w:pStyle w:val="Bibliography"/>
        <w:rPr>
          <w:color w:val="000000"/>
        </w:rPr>
      </w:pPr>
      <w:r w:rsidRPr="004B33DC">
        <w:rPr>
          <w:color w:val="000000"/>
        </w:rPr>
        <w:t xml:space="preserve">Tilman, D., J. Knops, D. </w:t>
      </w:r>
      <w:proofErr w:type="spellStart"/>
      <w:r w:rsidRPr="004B33DC">
        <w:rPr>
          <w:color w:val="000000"/>
        </w:rPr>
        <w:t>Wedin</w:t>
      </w:r>
      <w:proofErr w:type="spellEnd"/>
      <w:r w:rsidRPr="004B33DC">
        <w:rPr>
          <w:color w:val="000000"/>
        </w:rPr>
        <w:t xml:space="preserve">, P. Reich, M. Ritchie, and E. </w:t>
      </w:r>
      <w:proofErr w:type="spellStart"/>
      <w:r w:rsidRPr="004B33DC">
        <w:rPr>
          <w:color w:val="000000"/>
        </w:rPr>
        <w:t>Siemann</w:t>
      </w:r>
      <w:proofErr w:type="spellEnd"/>
      <w:r w:rsidRPr="004B33DC">
        <w:rPr>
          <w:color w:val="000000"/>
        </w:rPr>
        <w:t>. 1997. The Influence of Functional Diversity and Composition on Ecosystem Processes. Science.</w:t>
      </w:r>
    </w:p>
    <w:p w14:paraId="4176BABB" w14:textId="77777777" w:rsidR="004B33DC" w:rsidRPr="004B33DC" w:rsidRDefault="004B33DC" w:rsidP="004B33DC">
      <w:pPr>
        <w:pStyle w:val="Bibliography"/>
        <w:rPr>
          <w:color w:val="000000"/>
        </w:rPr>
      </w:pPr>
      <w:r w:rsidRPr="004B33DC">
        <w:rPr>
          <w:color w:val="000000"/>
        </w:rPr>
        <w:t>Wright, M. N., S. Wager, and P. Probst. 2020. ranger: A Fast Implementation of Random Forests.</w:t>
      </w:r>
    </w:p>
    <w:p w14:paraId="02E67A52" w14:textId="77777777" w:rsidR="004B33DC" w:rsidRPr="004B33DC" w:rsidRDefault="004B33DC" w:rsidP="004B33DC">
      <w:pPr>
        <w:pStyle w:val="Bibliography"/>
        <w:rPr>
          <w:color w:val="000000"/>
        </w:rPr>
      </w:pPr>
      <w:r w:rsidRPr="004B33DC">
        <w:rPr>
          <w:color w:val="000000"/>
        </w:rPr>
        <w:t>Youden, W. J. 1950. Index for rating diagnostic tests. Cancer 3:32–35.</w:t>
      </w:r>
    </w:p>
    <w:p w14:paraId="4769A553" w14:textId="47B344F5" w:rsidR="00785CB1" w:rsidRDefault="00785CB1" w:rsidP="00D61A8F">
      <w:pPr>
        <w:pStyle w:val="ImageCaption"/>
        <w:rPr>
          <w:ins w:id="612" w:author="Hart,Sarah" w:date="2022-10-04T15:02:00Z"/>
        </w:rPr>
      </w:pPr>
      <w:r>
        <w:fldChar w:fldCharType="end"/>
      </w:r>
    </w:p>
    <w:bookmarkEnd w:id="14"/>
    <w:p w14:paraId="7AE6E5A5" w14:textId="28EE0E94" w:rsidR="00200A7D" w:rsidDel="00E81019" w:rsidRDefault="00F75D17" w:rsidP="00D61A8F">
      <w:pPr>
        <w:pStyle w:val="ImageCaption"/>
        <w:rPr>
          <w:del w:id="613" w:author="Hart,Sarah" w:date="2022-10-04T14:33:00Z"/>
        </w:rPr>
      </w:pPr>
      <w:del w:id="614" w:author="Hart,Sarah" w:date="2022-10-04T14:33:00Z">
        <w:r w:rsidRPr="004F66BC" w:rsidDel="00E81019">
          <w:delText>Acknowledgements</w:delText>
        </w:r>
      </w:del>
    </w:p>
    <w:p w14:paraId="2C357EAD" w14:textId="2D64E1B0" w:rsidR="00F75D17" w:rsidRPr="004F66BC" w:rsidDel="00E81019" w:rsidRDefault="00F75D17" w:rsidP="00F75D17">
      <w:pPr>
        <w:pStyle w:val="Heading1"/>
        <w:rPr>
          <w:del w:id="615" w:author="Hart,Sarah" w:date="2022-10-04T14:33:00Z"/>
        </w:rPr>
      </w:pPr>
      <w:del w:id="616" w:author="Hart,Sarah" w:date="2022-10-04T14:33:00Z">
        <w:r w:rsidRPr="004F66BC" w:rsidDel="00E81019">
          <w:delText>Author Contributions</w:delText>
        </w:r>
      </w:del>
    </w:p>
    <w:p w14:paraId="6451C347" w14:textId="302D6ADF" w:rsidR="00F75D17" w:rsidRPr="004F66BC" w:rsidDel="00E81019" w:rsidRDefault="00F75D17" w:rsidP="00F75D17">
      <w:pPr>
        <w:pStyle w:val="Heading1"/>
        <w:rPr>
          <w:del w:id="617" w:author="Hart,Sarah" w:date="2022-10-04T14:33:00Z"/>
        </w:rPr>
      </w:pPr>
      <w:del w:id="618" w:author="Hart,Sarah" w:date="2022-10-04T14:33:00Z">
        <w:r w:rsidRPr="004F66BC" w:rsidDel="00E81019">
          <w:delText>Conflict of Interest Statement</w:delText>
        </w:r>
      </w:del>
    </w:p>
    <w:p w14:paraId="10C2F5BB" w14:textId="4885DBCF" w:rsidR="00F75D17" w:rsidRPr="004F66BC" w:rsidDel="00E81019" w:rsidRDefault="00F75D17" w:rsidP="00F75D17">
      <w:pPr>
        <w:pStyle w:val="Heading1"/>
        <w:rPr>
          <w:del w:id="619" w:author="Hart,Sarah" w:date="2022-10-04T14:33:00Z"/>
        </w:rPr>
      </w:pPr>
      <w:del w:id="620" w:author="Hart,Sarah" w:date="2022-10-04T14:33:00Z">
        <w:r w:rsidRPr="004F66BC" w:rsidDel="00E81019">
          <w:delText>Tables</w:delText>
        </w:r>
      </w:del>
    </w:p>
    <w:p w14:paraId="2AD25FFF" w14:textId="2639634C" w:rsidR="00F75D17" w:rsidRPr="004F66BC" w:rsidDel="00E81019" w:rsidRDefault="00F75D17" w:rsidP="00F75D17">
      <w:pPr>
        <w:pStyle w:val="Heading1"/>
        <w:rPr>
          <w:del w:id="621" w:author="Hart,Sarah" w:date="2022-10-04T14:33:00Z"/>
        </w:rPr>
      </w:pPr>
      <w:del w:id="622" w:author="Hart,Sarah" w:date="2022-10-04T14:33:00Z">
        <w:r w:rsidRPr="004F66BC" w:rsidDel="00E81019">
          <w:delText>Figures</w:delText>
        </w:r>
      </w:del>
    </w:p>
    <w:p w14:paraId="53DD749A" w14:textId="251A8344" w:rsidR="00F75D17" w:rsidRPr="004F66BC" w:rsidDel="00E81019" w:rsidRDefault="00F75D17" w:rsidP="00F75D17">
      <w:pPr>
        <w:pStyle w:val="Heading2"/>
        <w:rPr>
          <w:del w:id="623" w:author="Hart,Sarah" w:date="2022-10-04T14:33:00Z"/>
        </w:rPr>
      </w:pPr>
      <w:del w:id="624" w:author="Hart,Sarah" w:date="2022-10-04T14:33:00Z">
        <w:r w:rsidRPr="004F66BC" w:rsidDel="00E81019">
          <w:delText>Figure captions</w:delText>
        </w:r>
      </w:del>
    </w:p>
    <w:p w14:paraId="08A4C4BF" w14:textId="469489E4" w:rsidR="006A14AC" w:rsidRPr="004F66BC" w:rsidDel="00E81019" w:rsidRDefault="006A14AC" w:rsidP="00D61A8F">
      <w:pPr>
        <w:pStyle w:val="ImageCaption"/>
        <w:rPr>
          <w:del w:id="625" w:author="Hart,Sarah" w:date="2022-10-04T14:33:00Z"/>
        </w:rPr>
      </w:pPr>
      <w:del w:id="626" w:author="Hart,Sarah" w:date="2022-10-04T14:33:00Z">
        <w:r w:rsidRPr="004F66BC" w:rsidDel="00E81019">
          <w:delText>Figure 1: The distribution of FIA plots recently (ca. 2000 – 2019) affected by outbreaks of the mountain pine beetle (MPB), spruce beetle (SB), and western balsam bark beetle (WBBB) by the identity of host tree species present within each plot. For host identities, PICO is lodgepole pine, PIEN is Engelmann spruce, and ABLA is subalpine fir.</w:delText>
        </w:r>
      </w:del>
    </w:p>
    <w:p w14:paraId="341C7B8D" w14:textId="64095565" w:rsidR="006A14AC" w:rsidRPr="004F66BC" w:rsidDel="00E81019" w:rsidRDefault="006A14AC" w:rsidP="00D61A8F">
      <w:pPr>
        <w:pStyle w:val="CaptionedFigure"/>
        <w:rPr>
          <w:del w:id="627" w:author="Hart,Sarah" w:date="2022-10-04T14:41:00Z"/>
        </w:rPr>
      </w:pPr>
    </w:p>
    <w:p w14:paraId="43BC917C" w14:textId="4BD65891" w:rsidR="006A14AC" w:rsidRPr="004F66BC" w:rsidDel="00E81019" w:rsidRDefault="006A14AC" w:rsidP="006A14AC">
      <w:pPr>
        <w:pStyle w:val="ImageCaption"/>
        <w:rPr>
          <w:del w:id="628" w:author="Hart,Sarah" w:date="2022-10-04T14:40:00Z"/>
          <w:moveFrom w:id="629" w:author="Hart,Sarah" w:date="2022-10-04T14:39:00Z"/>
        </w:rPr>
      </w:pPr>
      <w:moveFromRangeStart w:id="630" w:author="Hart,Sarah" w:date="2022-10-04T14:39:00Z" w:name="move115786799"/>
      <w:moveFrom w:id="631" w:author="Hart,Sarah" w:date="2022-10-04T14:39:00Z">
        <w:del w:id="632" w:author="Hart,Sarah" w:date="2022-10-04T14:40:00Z">
          <w:r w:rsidRPr="004F66BC" w:rsidDel="00E81019">
            <w:delText>Figure 2: The associations between the probability of occurrence of the mountain pine beetle (MPB; red), spruce beetle (SB; blue); and western balsam bark beetle (WBBB; yellow) outbreak and stand structure and composition. The top row (A-D) illustrates the accumulated local effects (ALE) from Random Forest models of the presence/absence of outbreak. For visualization purposes, ALE values have been smoothed using local polynomial regression. Boxplots (E-H) show the distribution of values for stands affected (dark colors) and unaffected (light colors) by each bark beetle species. The bottom and top limits of each box are the lower and upper quartiles, respectively; the thick black line within the box is the median; error bars equal ±1.5 times the interquartile range; and points denote outliers, values outside ±1.5 times the interquartile range.</w:delText>
          </w:r>
        </w:del>
      </w:moveFrom>
    </w:p>
    <w:moveFromRangeEnd w:id="630"/>
    <w:p w14:paraId="3B8E392B" w14:textId="766B274B" w:rsidR="00D61A8F" w:rsidRPr="004F66BC" w:rsidDel="00E81019" w:rsidRDefault="00D61A8F" w:rsidP="00D61A8F">
      <w:pPr>
        <w:pStyle w:val="CaptionedFigure"/>
        <w:rPr>
          <w:del w:id="633" w:author="Hart,Sarah" w:date="2022-10-04T14:40:00Z"/>
        </w:rPr>
      </w:pPr>
    </w:p>
    <w:p w14:paraId="5A33EE2D" w14:textId="7DB98306" w:rsidR="00D61A8F" w:rsidRPr="004F66BC" w:rsidDel="00E81019" w:rsidRDefault="00D61A8F" w:rsidP="00D61A8F">
      <w:pPr>
        <w:pStyle w:val="ImageCaption"/>
        <w:rPr>
          <w:del w:id="634" w:author="Hart,Sarah" w:date="2022-10-04T14:40:00Z"/>
        </w:rPr>
      </w:pPr>
      <w:del w:id="635" w:author="Hart,Sarah" w:date="2022-10-04T14:40:00Z">
        <w:r w:rsidRPr="004F66BC" w:rsidDel="00E81019">
          <w:delText>Figure 3: The frequency of plots by the identify of host present (gray) and hosts susceptible to outbreak (black). Gray bars indicate host species were present (i.e., at least one individual of the focal species was present within the plot). Black bars indicate stand structure and composition conditions were suitable to bark beetle outbreak in focal tree species. For host identities, PICO is lodgepole pine, PIEN is Engelmann spruce, and ABLA is subalpine fir.</w:delText>
        </w:r>
      </w:del>
    </w:p>
    <w:p w14:paraId="225B21A9" w14:textId="78A18FE4" w:rsidR="00D61A8F" w:rsidRPr="004F66BC" w:rsidDel="00E81019" w:rsidRDefault="00D61A8F" w:rsidP="00D61A8F">
      <w:pPr>
        <w:pStyle w:val="ImageCaption"/>
        <w:rPr>
          <w:del w:id="636" w:author="Hart,Sarah" w:date="2022-10-04T14:41:00Z"/>
        </w:rPr>
      </w:pPr>
    </w:p>
    <w:p w14:paraId="1CDF31C5" w14:textId="1577C7E1" w:rsidR="00D61A8F" w:rsidRPr="004F66BC" w:rsidDel="00E81019" w:rsidRDefault="00D61A8F" w:rsidP="00D61A8F">
      <w:pPr>
        <w:pStyle w:val="ImageCaption"/>
        <w:rPr>
          <w:del w:id="637" w:author="Hart,Sarah" w:date="2022-10-04T14:41:00Z"/>
        </w:rPr>
      </w:pPr>
      <w:del w:id="638" w:author="Hart,Sarah" w:date="2022-10-04T14:41:00Z">
        <w:r w:rsidRPr="004F66BC" w:rsidDel="00E81019">
          <w:delText>Figure 4: The proportion of plots affected by bark beetles by the identity of suitable hosts. Letters above bars indicate significant (p&lt;0.05) difference between groups, as determined using pairwise proportion tests. Numbers below bars show sample sizes. For host identities, PICO is lodgepole pine, PIEN is Engelmann spruce, and ABLA is subalpine fir.</w:delText>
        </w:r>
      </w:del>
    </w:p>
    <w:p w14:paraId="4348C203" w14:textId="6ABF9F0C" w:rsidR="00D61A8F" w:rsidRPr="004F66BC" w:rsidDel="00E81019" w:rsidRDefault="00D61A8F" w:rsidP="00D61A8F">
      <w:pPr>
        <w:pStyle w:val="ImageCaption"/>
        <w:rPr>
          <w:del w:id="639" w:author="Hart,Sarah" w:date="2022-10-04T14:41:00Z"/>
        </w:rPr>
      </w:pPr>
    </w:p>
    <w:p w14:paraId="39852357" w14:textId="079AE82E" w:rsidR="00D61A8F" w:rsidRPr="004F66BC" w:rsidDel="00E81019" w:rsidRDefault="00D61A8F" w:rsidP="00D61A8F">
      <w:pPr>
        <w:pStyle w:val="ImageCaption"/>
        <w:rPr>
          <w:del w:id="640" w:author="Hart,Sarah" w:date="2022-10-04T14:41:00Z"/>
        </w:rPr>
      </w:pPr>
      <w:del w:id="641" w:author="Hart,Sarah" w:date="2022-10-04T14:41:00Z">
        <w:r w:rsidRPr="004F66BC" w:rsidDel="00E81019">
          <w:delText>Figure 5: The probability of outbreak occurrence (A-D) and severity of bark beetle activity given an outbreak (E-H) by the identity of bark beetle species and host species susceptible to outbreak. Letters above bars (A-D) and boxes (E-H) indicate significant difference between groups, as determined using pairwise proportion tests (A-D) and a nonparametric Dunn test (E-H). In E-H, the bottom and top limits of each box are the lower and upper quartiles, respectively; the thick black line within the box is the median; error bars equal ±1.5 times the interquartile range; and points denote outliers, values outside ±1.5 times the interquartile range. For host identities, PICO is lodgepole pine, PIEN is Engelmann spruce, and ABLA is subalpine fir.</w:delText>
        </w:r>
      </w:del>
    </w:p>
    <w:p w14:paraId="438766F1" w14:textId="35ED9D73" w:rsidR="00590870" w:rsidRPr="004F66BC" w:rsidDel="00E81019" w:rsidRDefault="00590870" w:rsidP="00D61A8F">
      <w:pPr>
        <w:pStyle w:val="ImageCaption"/>
        <w:rPr>
          <w:del w:id="642" w:author="Hart,Sarah" w:date="2022-10-04T14:41:00Z"/>
        </w:rPr>
      </w:pPr>
    </w:p>
    <w:p w14:paraId="2B47985F" w14:textId="274DFAB8" w:rsidR="00590870" w:rsidRPr="004F66BC" w:rsidDel="00E81019" w:rsidRDefault="00590870" w:rsidP="00590870">
      <w:pPr>
        <w:pStyle w:val="ImageCaption"/>
        <w:rPr>
          <w:del w:id="643" w:author="Hart,Sarah" w:date="2022-10-04T14:41:00Z"/>
        </w:rPr>
      </w:pPr>
      <w:del w:id="644" w:author="Hart,Sarah" w:date="2022-10-04T14:41:00Z">
        <w:r w:rsidRPr="004F66BC" w:rsidDel="00E81019">
          <w:delText>Figure 6: The severity of bark beetle mortality in plots with multiple tree species susceptible to bark beetles by the combination of bark beetle species present. Letters above boxes indicate significant differences between groups as determined by a Dunn test. The bottom and top limits of each box are the lower and upper quartiles, respectively; the thick black line within the box is the median; error bars equal ±1.5 times the interquartile range; and points denote outliers, values outside ±1.5 times the interquartile range.</w:delText>
        </w:r>
      </w:del>
    </w:p>
    <w:p w14:paraId="147693F3" w14:textId="0EEA0A3C" w:rsidR="0046432E" w:rsidRPr="004F66BC" w:rsidDel="00E81019" w:rsidRDefault="0046432E" w:rsidP="0046432E">
      <w:pPr>
        <w:pStyle w:val="BodyText"/>
        <w:rPr>
          <w:del w:id="645" w:author="Hart,Sarah" w:date="2022-10-04T14:41:00Z"/>
        </w:rPr>
      </w:pPr>
    </w:p>
    <w:p w14:paraId="4B15421A" w14:textId="21B29B76" w:rsidR="006A14AC" w:rsidRPr="004F66BC" w:rsidDel="00E81019" w:rsidRDefault="0046432E" w:rsidP="00D61A8F">
      <w:pPr>
        <w:pStyle w:val="CaptionedFigure"/>
        <w:rPr>
          <w:del w:id="646" w:author="Hart,Sarah" w:date="2022-10-04T14:41:00Z"/>
        </w:rPr>
      </w:pPr>
      <w:del w:id="647" w:author="Hart,Sarah" w:date="2022-10-04T14:41:00Z">
        <w:r w:rsidRPr="004F66BC" w:rsidDel="00E81019">
          <w:br w:type="page"/>
        </w:r>
      </w:del>
    </w:p>
    <w:p w14:paraId="3DEF211C" w14:textId="2D311968" w:rsidR="006A14AC" w:rsidRPr="004F66BC" w:rsidDel="00E81019" w:rsidRDefault="006A14AC" w:rsidP="00D61A8F">
      <w:pPr>
        <w:pStyle w:val="CaptionedFigure"/>
        <w:rPr>
          <w:del w:id="648" w:author="Hart,Sarah" w:date="2022-10-04T14:40:00Z"/>
        </w:rPr>
      </w:pPr>
      <w:del w:id="649" w:author="Hart,Sarah" w:date="2022-10-04T14:40:00Z">
        <w:r w:rsidRPr="004F66BC" w:rsidDel="00E81019">
          <w:delText>Figure 1</w:delText>
        </w:r>
      </w:del>
    </w:p>
    <w:p w14:paraId="5791A2E6" w14:textId="4FA8813F" w:rsidR="0046432E" w:rsidRPr="004F66BC" w:rsidDel="00E81019" w:rsidRDefault="0046432E">
      <w:pPr>
        <w:spacing w:before="0" w:after="200" w:line="240" w:lineRule="auto"/>
        <w:rPr>
          <w:del w:id="650" w:author="Hart,Sarah" w:date="2022-10-04T14:40:00Z"/>
          <w:rFonts w:eastAsiaTheme="majorEastAsia" w:cstheme="majorBidi"/>
          <w:b/>
          <w:bCs/>
          <w:smallCaps/>
        </w:rPr>
      </w:pPr>
    </w:p>
    <w:p w14:paraId="4D2949F1" w14:textId="764E73A1" w:rsidR="006A14AC" w:rsidRPr="004F66BC" w:rsidDel="00E81019" w:rsidRDefault="006A14AC">
      <w:pPr>
        <w:spacing w:before="0" w:after="200" w:line="240" w:lineRule="auto"/>
        <w:rPr>
          <w:del w:id="651" w:author="Hart,Sarah" w:date="2022-10-04T14:40:00Z"/>
        </w:rPr>
      </w:pPr>
      <w:del w:id="652" w:author="Hart,Sarah" w:date="2022-10-04T14:40:00Z">
        <w:r w:rsidRPr="004F66BC" w:rsidDel="00E81019">
          <w:br w:type="page"/>
        </w:r>
      </w:del>
    </w:p>
    <w:p w14:paraId="088031AA" w14:textId="4D5FB1CC" w:rsidR="006A14AC" w:rsidRPr="004F66BC" w:rsidDel="00E81019" w:rsidRDefault="006A14AC" w:rsidP="00D61A8F">
      <w:pPr>
        <w:pStyle w:val="FirstParagraph"/>
        <w:rPr>
          <w:del w:id="653" w:author="Hart,Sarah" w:date="2022-10-04T14:39:00Z"/>
          <w:b/>
          <w:bCs/>
        </w:rPr>
      </w:pPr>
      <w:del w:id="654" w:author="Hart,Sarah" w:date="2022-10-04T14:39:00Z">
        <w:r w:rsidRPr="004F66BC" w:rsidDel="00E81019">
          <w:rPr>
            <w:b/>
            <w:bCs/>
          </w:rPr>
          <w:delText>Figure 2</w:delText>
        </w:r>
      </w:del>
    </w:p>
    <w:p w14:paraId="38FDF391" w14:textId="6B34B86C" w:rsidR="006A14AC" w:rsidRPr="004F66BC" w:rsidDel="00E81019" w:rsidRDefault="006A14AC" w:rsidP="006A14AC">
      <w:pPr>
        <w:pStyle w:val="ImageCaption"/>
        <w:rPr>
          <w:del w:id="655" w:author="Hart,Sarah" w:date="2022-10-04T14:39:00Z"/>
        </w:rPr>
      </w:pPr>
    </w:p>
    <w:p w14:paraId="528B68C5" w14:textId="27254582" w:rsidR="00D61A8F" w:rsidRPr="004F66BC" w:rsidDel="00E81019" w:rsidRDefault="00D61A8F">
      <w:pPr>
        <w:spacing w:before="0" w:after="200" w:line="240" w:lineRule="auto"/>
        <w:rPr>
          <w:del w:id="656" w:author="Hart,Sarah" w:date="2022-10-04T14:39:00Z"/>
          <w:b/>
          <w:bCs/>
        </w:rPr>
      </w:pPr>
      <w:del w:id="657" w:author="Hart,Sarah" w:date="2022-10-04T14:39:00Z">
        <w:r w:rsidRPr="004F66BC" w:rsidDel="00E81019">
          <w:rPr>
            <w:b/>
            <w:bCs/>
          </w:rPr>
          <w:br w:type="page"/>
        </w:r>
      </w:del>
    </w:p>
    <w:p w14:paraId="244A4A82" w14:textId="20E9C658" w:rsidR="00D61A8F" w:rsidRPr="004F66BC" w:rsidDel="00E81019" w:rsidRDefault="00D61A8F" w:rsidP="00D61A8F">
      <w:pPr>
        <w:pStyle w:val="FirstParagraph"/>
        <w:rPr>
          <w:del w:id="658" w:author="Hart,Sarah" w:date="2022-10-04T14:40:00Z"/>
          <w:b/>
          <w:bCs/>
        </w:rPr>
      </w:pPr>
      <w:del w:id="659" w:author="Hart,Sarah" w:date="2022-10-04T14:40:00Z">
        <w:r w:rsidRPr="004F66BC" w:rsidDel="00E81019">
          <w:rPr>
            <w:b/>
            <w:bCs/>
          </w:rPr>
          <w:delText>Figure 3</w:delText>
        </w:r>
      </w:del>
    </w:p>
    <w:p w14:paraId="380A5300" w14:textId="436ADCD5" w:rsidR="006A14AC" w:rsidRPr="004F66BC" w:rsidDel="00E81019" w:rsidRDefault="006A14AC">
      <w:pPr>
        <w:spacing w:before="0" w:after="200" w:line="240" w:lineRule="auto"/>
        <w:rPr>
          <w:del w:id="660" w:author="Hart,Sarah" w:date="2022-10-04T14:40:00Z"/>
          <w:rFonts w:eastAsiaTheme="majorEastAsia" w:cstheme="majorBidi"/>
          <w:b/>
          <w:bCs/>
          <w:smallCaps/>
        </w:rPr>
      </w:pPr>
    </w:p>
    <w:p w14:paraId="475BB194" w14:textId="193108C4" w:rsidR="00D61A8F" w:rsidRPr="004F66BC" w:rsidDel="00E81019" w:rsidRDefault="00D61A8F" w:rsidP="00D61A8F">
      <w:pPr>
        <w:spacing w:before="0" w:after="200" w:line="240" w:lineRule="auto"/>
        <w:rPr>
          <w:del w:id="661" w:author="Hart,Sarah" w:date="2022-10-04T14:40:00Z"/>
          <w:b/>
          <w:bCs/>
        </w:rPr>
      </w:pPr>
      <w:del w:id="662" w:author="Hart,Sarah" w:date="2022-10-04T14:40:00Z">
        <w:r w:rsidRPr="004F66BC" w:rsidDel="00E81019">
          <w:rPr>
            <w:b/>
            <w:bCs/>
          </w:rPr>
          <w:br w:type="page"/>
        </w:r>
      </w:del>
    </w:p>
    <w:p w14:paraId="1FFF1EC2" w14:textId="6ADB17B6" w:rsidR="00A80A0F" w:rsidRPr="004F66BC" w:rsidDel="00E81019" w:rsidRDefault="00D61A8F" w:rsidP="00D61A8F">
      <w:pPr>
        <w:pStyle w:val="Figure"/>
        <w:rPr>
          <w:del w:id="663" w:author="Hart,Sarah" w:date="2022-10-04T14:41:00Z"/>
        </w:rPr>
      </w:pPr>
      <w:del w:id="664" w:author="Hart,Sarah" w:date="2022-10-04T14:41:00Z">
        <w:r w:rsidRPr="004F66BC" w:rsidDel="00E81019">
          <w:delText>Figure 4</w:delText>
        </w:r>
      </w:del>
    </w:p>
    <w:p w14:paraId="3D7F63C4" w14:textId="18B12D73" w:rsidR="00D61A8F" w:rsidRPr="004F66BC" w:rsidRDefault="00D61A8F" w:rsidP="00D61A8F">
      <w:pPr>
        <w:spacing w:before="0" w:after="200" w:line="240" w:lineRule="auto"/>
        <w:rPr>
          <w:b/>
          <w:bCs/>
        </w:rPr>
      </w:pPr>
      <w:r w:rsidRPr="004F66BC">
        <w:rPr>
          <w:b/>
          <w:bCs/>
        </w:rPr>
        <w:br w:type="page"/>
      </w:r>
    </w:p>
    <w:p w14:paraId="7E508B88" w14:textId="40A03351" w:rsidR="00D61A8F" w:rsidRPr="004F66BC" w:rsidDel="00E81019" w:rsidRDefault="00D61A8F" w:rsidP="00D61A8F">
      <w:pPr>
        <w:pStyle w:val="Figure"/>
        <w:rPr>
          <w:del w:id="665" w:author="Hart,Sarah" w:date="2022-10-04T14:41:00Z"/>
        </w:rPr>
      </w:pPr>
      <w:del w:id="666" w:author="Hart,Sarah" w:date="2022-10-04T14:41:00Z">
        <w:r w:rsidRPr="004F66BC" w:rsidDel="00E81019">
          <w:lastRenderedPageBreak/>
          <w:delText>Figure 5</w:delText>
        </w:r>
      </w:del>
    </w:p>
    <w:p w14:paraId="75C4002B" w14:textId="5CDD8C0E" w:rsidR="00D61A8F" w:rsidRPr="004F66BC" w:rsidDel="00E81019" w:rsidRDefault="006A6F6E" w:rsidP="00D61A8F">
      <w:pPr>
        <w:pStyle w:val="Figure"/>
        <w:rPr>
          <w:del w:id="667" w:author="Hart,Sarah" w:date="2022-10-04T14:40:00Z"/>
          <w:b w:val="0"/>
          <w:bCs w:val="0"/>
        </w:rPr>
      </w:pPr>
      <w:del w:id="668" w:author="Hart,Sarah" w:date="2022-10-04T14:41:00Z">
        <w:r w:rsidRPr="004F66BC" w:rsidDel="00E81019">
          <w:rPr>
            <w:b w:val="0"/>
            <w:bCs w:val="0"/>
          </w:rPr>
          <w:br w:type="page"/>
        </w:r>
      </w:del>
    </w:p>
    <w:p w14:paraId="70B4535C" w14:textId="2715154C" w:rsidR="006A6F6E" w:rsidRPr="004F66BC" w:rsidDel="000E50D1" w:rsidRDefault="006A6F6E" w:rsidP="006A6F6E">
      <w:pPr>
        <w:pStyle w:val="Figure"/>
        <w:rPr>
          <w:del w:id="669" w:author="Hart,Sarah" w:date="2022-10-04T14:25:00Z"/>
        </w:rPr>
      </w:pPr>
      <w:del w:id="670" w:author="Hart,Sarah" w:date="2022-10-04T14:40:00Z">
        <w:r w:rsidRPr="004F66BC" w:rsidDel="00E81019">
          <w:delText>Figure 6</w:delText>
        </w:r>
      </w:del>
    </w:p>
    <w:p w14:paraId="0EF62740" w14:textId="7791AAC0" w:rsidR="006A6F6E" w:rsidRPr="004F66BC" w:rsidDel="00E81019" w:rsidRDefault="006A6F6E" w:rsidP="00D61A8F">
      <w:pPr>
        <w:pStyle w:val="Figure"/>
        <w:rPr>
          <w:del w:id="671" w:author="Hart,Sarah" w:date="2022-10-04T14:41:00Z"/>
        </w:rPr>
      </w:pPr>
    </w:p>
    <w:p w14:paraId="640F6678" w14:textId="1468514B" w:rsidR="0046432E" w:rsidRPr="004F66BC" w:rsidRDefault="0046432E" w:rsidP="00E81019">
      <w:pPr>
        <w:pStyle w:val="Heading1"/>
      </w:pPr>
      <w:del w:id="672" w:author="Hart,Sarah" w:date="2022-10-04T14:46:00Z">
        <w:r w:rsidRPr="004F66BC" w:rsidDel="009D429A">
          <w:delText>Supplemental materials</w:delText>
        </w:r>
      </w:del>
      <w:ins w:id="673" w:author="Hart,Sarah" w:date="2022-10-04T14:46:00Z">
        <w:r w:rsidR="009D429A">
          <w:t>Supporting Information</w:t>
        </w:r>
      </w:ins>
    </w:p>
    <w:p w14:paraId="4ED3032D" w14:textId="5F6A015D" w:rsidR="006A14AC" w:rsidRPr="004F66BC" w:rsidDel="009D429A" w:rsidRDefault="006A14AC" w:rsidP="00E81019">
      <w:pPr>
        <w:pStyle w:val="Heading1"/>
        <w:rPr>
          <w:del w:id="674" w:author="Hart,Sarah" w:date="2022-10-04T14:46:00Z"/>
        </w:rPr>
      </w:pPr>
      <w:del w:id="675" w:author="Hart,Sarah" w:date="2022-10-04T14:46:00Z">
        <w:r w:rsidRPr="004F66BC" w:rsidDel="009D429A">
          <w:delText>Supplement</w:delText>
        </w:r>
      </w:del>
    </w:p>
    <w:p w14:paraId="102DBAE1" w14:textId="418EEB40" w:rsidR="006A14AC" w:rsidRPr="004F66BC" w:rsidDel="009D429A" w:rsidRDefault="006A14AC" w:rsidP="00E81019">
      <w:pPr>
        <w:pStyle w:val="Heading2"/>
        <w:rPr>
          <w:del w:id="676" w:author="Hart,Sarah" w:date="2022-10-04T14:46:00Z"/>
        </w:rPr>
      </w:pPr>
      <w:bookmarkStart w:id="677" w:name="ads-summary"/>
      <w:del w:id="678" w:author="Hart,Sarah" w:date="2022-10-04T14:46:00Z">
        <w:r w:rsidRPr="004F66BC" w:rsidDel="009D429A">
          <w:delText>ADS summary</w:delText>
        </w:r>
      </w:del>
    </w:p>
    <w:p w14:paraId="456701EF" w14:textId="77777777" w:rsidR="006A14AC" w:rsidRPr="004F66BC" w:rsidRDefault="006A14AC" w:rsidP="00D61A8F">
      <w:pPr>
        <w:pStyle w:val="CaptionedFigure"/>
      </w:pPr>
      <w:r w:rsidRPr="004F66BC">
        <w:rPr>
          <w:noProof/>
        </w:rPr>
        <w:drawing>
          <wp:inline distT="0" distB="0" distL="0" distR="0" wp14:anchorId="73D6EED0" wp14:editId="17948C57">
            <wp:extent cx="6400800" cy="6400800"/>
            <wp:effectExtent l="0" t="0" r="0" b="0"/>
            <wp:docPr id="65" name="Picture" descr="Figure 7: ADSSummary"/>
            <wp:cNvGraphicFramePr/>
            <a:graphic xmlns:a="http://schemas.openxmlformats.org/drawingml/2006/main">
              <a:graphicData uri="http://schemas.openxmlformats.org/drawingml/2006/picture">
                <pic:pic xmlns:pic="http://schemas.openxmlformats.org/drawingml/2006/picture">
                  <pic:nvPicPr>
                    <pic:cNvPr id="66" name="Picture" descr="../Results/Figures/ADSSummary.jpg"/>
                    <pic:cNvPicPr>
                      <a:picLocks noChangeAspect="1" noChangeArrowheads="1"/>
                    </pic:cNvPicPr>
                  </pic:nvPicPr>
                  <pic:blipFill>
                    <a:blip r:embed="rId34"/>
                    <a:stretch>
                      <a:fillRect/>
                    </a:stretch>
                  </pic:blipFill>
                  <pic:spPr bwMode="auto">
                    <a:xfrm>
                      <a:off x="0" y="0"/>
                      <a:ext cx="6400800" cy="6400800"/>
                    </a:xfrm>
                    <a:prstGeom prst="rect">
                      <a:avLst/>
                    </a:prstGeom>
                    <a:noFill/>
                    <a:ln w="9525">
                      <a:noFill/>
                      <a:headEnd/>
                      <a:tailEnd/>
                    </a:ln>
                  </pic:spPr>
                </pic:pic>
              </a:graphicData>
            </a:graphic>
          </wp:inline>
        </w:drawing>
      </w:r>
    </w:p>
    <w:p w14:paraId="1956563E" w14:textId="0DB0E696" w:rsidR="004F66BC" w:rsidRPr="004F66BC" w:rsidRDefault="006A14AC" w:rsidP="004F66BC">
      <w:pPr>
        <w:pStyle w:val="ImageCaption"/>
      </w:pPr>
      <w:r w:rsidRPr="004F66BC">
        <w:t xml:space="preserve">Figure </w:t>
      </w:r>
      <w:del w:id="679" w:author="Hart,Sarah" w:date="2022-10-04T14:53:00Z">
        <w:r w:rsidRPr="004F66BC" w:rsidDel="009D429A">
          <w:delText>7: ADSSummary</w:delText>
        </w:r>
      </w:del>
      <w:bookmarkStart w:id="680" w:name="random-forest-models"/>
      <w:bookmarkEnd w:id="677"/>
      <w:ins w:id="681" w:author="Hart,Sarah" w:date="2022-10-04T14:53:00Z">
        <w:r w:rsidR="009D429A">
          <w:t>S1</w:t>
        </w:r>
      </w:ins>
    </w:p>
    <w:p w14:paraId="4D04665D" w14:textId="77777777" w:rsidR="004F66BC" w:rsidRPr="004F66BC" w:rsidRDefault="004F66BC">
      <w:pPr>
        <w:spacing w:before="0" w:after="200" w:line="240" w:lineRule="auto"/>
        <w:rPr>
          <w:b/>
          <w:bCs/>
          <w:iCs/>
        </w:rPr>
      </w:pPr>
      <w:r w:rsidRPr="004F66BC">
        <w:rPr>
          <w:b/>
          <w:bCs/>
          <w:i/>
          <w:iCs/>
        </w:rPr>
        <w:br w:type="page"/>
      </w:r>
    </w:p>
    <w:p w14:paraId="23381BE7" w14:textId="6E1BC5BE" w:rsidR="006A14AC" w:rsidRPr="004F66BC" w:rsidDel="009D429A" w:rsidRDefault="006A14AC">
      <w:pPr>
        <w:pStyle w:val="Heading2"/>
        <w:rPr>
          <w:del w:id="682" w:author="Hart,Sarah" w:date="2022-10-04T14:46:00Z"/>
        </w:rPr>
        <w:pPrChange w:id="683" w:author="Hart,Sarah" w:date="2022-10-04T14:38:00Z">
          <w:pPr>
            <w:pStyle w:val="ImageCaption"/>
          </w:pPr>
        </w:pPrChange>
      </w:pPr>
      <w:del w:id="684" w:author="Hart,Sarah" w:date="2022-10-04T14:46:00Z">
        <w:r w:rsidRPr="004F66BC" w:rsidDel="009D429A">
          <w:lastRenderedPageBreak/>
          <w:delText>Random forest models</w:delText>
        </w:r>
      </w:del>
    </w:p>
    <w:p w14:paraId="62AC0456" w14:textId="77777777" w:rsidR="000B1353" w:rsidRPr="000B1353" w:rsidRDefault="000B1353" w:rsidP="000B1353">
      <w:pPr>
        <w:pStyle w:val="TableCaption"/>
      </w:pPr>
      <w:r w:rsidRPr="000B1353">
        <w:t xml:space="preserve">Table 1: </w:t>
      </w:r>
      <w:r w:rsidRPr="00937755">
        <w:t>The optimal thresholds for predicting the presence/absence of outbreaks of mountain pine beetle (MPB) in lodgepole pine, spruce beetle (SB) in Engelmann spruce, and western balsam bark beetle (WBBB) in subalpine fir. Optimal thresholds were selected using Youden's J statistic (Youden 1950).</w:t>
      </w:r>
    </w:p>
    <w:tbl>
      <w:tblPr>
        <w:tblW w:w="0" w:type="auto"/>
        <w:jc w:val="center"/>
        <w:tblLook w:val="0420" w:firstRow="1" w:lastRow="0" w:firstColumn="0" w:lastColumn="0" w:noHBand="0" w:noVBand="1"/>
      </w:tblPr>
      <w:tblGrid>
        <w:gridCol w:w="907"/>
        <w:gridCol w:w="1094"/>
        <w:gridCol w:w="1053"/>
        <w:gridCol w:w="1200"/>
        <w:gridCol w:w="1187"/>
      </w:tblGrid>
      <w:tr w:rsidR="000B1353" w:rsidRPr="000B1353" w14:paraId="552F12C8" w14:textId="77777777" w:rsidTr="000B1353">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C2F3C3E" w14:textId="77777777" w:rsidR="000B1353" w:rsidRPr="000B1353" w:rsidRDefault="000B1353" w:rsidP="00937755">
            <w:pPr>
              <w:pStyle w:val="table0"/>
            </w:pPr>
            <w:r w:rsidRPr="00937755">
              <w:t>Agent</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8F66C7" w14:textId="04E1E70C" w:rsidR="00443EBA" w:rsidRDefault="00443EBA" w:rsidP="00937755">
            <w:pPr>
              <w:pStyle w:val="table0"/>
              <w:rPr>
                <w:ins w:id="685" w:author="Hart,Sarah" w:date="2022-10-18T08:35:00Z"/>
              </w:rPr>
            </w:pPr>
            <w:ins w:id="686" w:author="Hart,Sarah" w:date="2022-10-18T08:35:00Z">
              <w:r>
                <w:t>optimal</w:t>
              </w:r>
            </w:ins>
          </w:p>
          <w:p w14:paraId="3B271108" w14:textId="3A128544" w:rsidR="000B1353" w:rsidRPr="000B1353" w:rsidRDefault="000B1353" w:rsidP="00937755">
            <w:pPr>
              <w:pStyle w:val="table0"/>
            </w:pPr>
            <w:r w:rsidRPr="00937755">
              <w:t>threshold</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C53925" w14:textId="77777777" w:rsidR="000B1353" w:rsidRPr="000B1353" w:rsidRDefault="000B1353" w:rsidP="00937755">
            <w:pPr>
              <w:pStyle w:val="table0"/>
            </w:pPr>
            <w:r w:rsidRPr="00937755">
              <w:t>accuracy</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2E2717" w14:textId="77777777" w:rsidR="000B1353" w:rsidRPr="000B1353" w:rsidRDefault="000B1353" w:rsidP="00937755">
            <w:pPr>
              <w:pStyle w:val="table0"/>
            </w:pPr>
            <w:r w:rsidRPr="00937755">
              <w:t>specificity</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9E97B6" w14:textId="77777777" w:rsidR="000B1353" w:rsidRPr="000B1353" w:rsidRDefault="000B1353" w:rsidP="00937755">
            <w:pPr>
              <w:pStyle w:val="table0"/>
            </w:pPr>
            <w:r w:rsidRPr="00937755">
              <w:t>sensitivity</w:t>
            </w:r>
          </w:p>
        </w:tc>
      </w:tr>
      <w:tr w:rsidR="000B1353" w:rsidRPr="000B1353" w14:paraId="72C68E31" w14:textId="77777777" w:rsidTr="000B1353">
        <w:trPr>
          <w:cantSplit/>
          <w:jc w:val="center"/>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071A1" w14:textId="77777777" w:rsidR="000B1353" w:rsidRPr="000B1353" w:rsidRDefault="000B1353" w:rsidP="00937755">
            <w:pPr>
              <w:pStyle w:val="table0"/>
            </w:pPr>
            <w:r w:rsidRPr="00937755">
              <w:t>MPB</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3E156" w14:textId="77777777" w:rsidR="000B1353" w:rsidRPr="000B1353" w:rsidRDefault="000B1353" w:rsidP="00937755">
            <w:pPr>
              <w:pStyle w:val="table0"/>
            </w:pPr>
            <w:r w:rsidRPr="00937755">
              <w:t>0.40</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894C2" w14:textId="77777777" w:rsidR="000B1353" w:rsidRPr="000B1353" w:rsidRDefault="000B1353" w:rsidP="00937755">
            <w:pPr>
              <w:pStyle w:val="table0"/>
            </w:pPr>
            <w:r w:rsidRPr="00937755">
              <w:t>0.73</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F9B43" w14:textId="77777777" w:rsidR="000B1353" w:rsidRPr="000B1353" w:rsidRDefault="000B1353" w:rsidP="00937755">
            <w:pPr>
              <w:pStyle w:val="table0"/>
            </w:pPr>
            <w:r w:rsidRPr="00937755">
              <w:t>0.66</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4296F" w14:textId="77777777" w:rsidR="000B1353" w:rsidRPr="000B1353" w:rsidRDefault="000B1353" w:rsidP="00937755">
            <w:pPr>
              <w:pStyle w:val="table0"/>
            </w:pPr>
            <w:r w:rsidRPr="00937755">
              <w:t>0.96</w:t>
            </w:r>
          </w:p>
        </w:tc>
      </w:tr>
      <w:tr w:rsidR="000B1353" w:rsidRPr="000B1353" w14:paraId="7D4E998B" w14:textId="77777777" w:rsidTr="000B1353">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9EC34" w14:textId="77777777" w:rsidR="000B1353" w:rsidRPr="000B1353" w:rsidRDefault="000B1353" w:rsidP="00937755">
            <w:pPr>
              <w:pStyle w:val="table0"/>
            </w:pPr>
            <w:r w:rsidRPr="00937755">
              <w:t>SB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77137" w14:textId="77777777" w:rsidR="000B1353" w:rsidRPr="000B1353" w:rsidRDefault="000B1353" w:rsidP="00937755">
            <w:pPr>
              <w:pStyle w:val="table0"/>
            </w:pPr>
            <w:r w:rsidRPr="00937755">
              <w:t>0.36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F1B27" w14:textId="77777777" w:rsidR="000B1353" w:rsidRPr="000B1353" w:rsidRDefault="000B1353" w:rsidP="00937755">
            <w:pPr>
              <w:pStyle w:val="table0"/>
            </w:pPr>
            <w:r w:rsidRPr="00937755">
              <w:t>0.66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18EA5" w14:textId="77777777" w:rsidR="000B1353" w:rsidRPr="000B1353" w:rsidRDefault="000B1353" w:rsidP="00937755">
            <w:pPr>
              <w:pStyle w:val="table0"/>
            </w:pPr>
            <w:r w:rsidRPr="00937755">
              <w:t>0.63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A23DC" w14:textId="77777777" w:rsidR="000B1353" w:rsidRPr="000B1353" w:rsidRDefault="000B1353" w:rsidP="00937755">
            <w:pPr>
              <w:pStyle w:val="table0"/>
            </w:pPr>
            <w:r w:rsidRPr="00937755">
              <w:t>0.92</w:t>
            </w:r>
          </w:p>
        </w:tc>
      </w:tr>
      <w:tr w:rsidR="000B1353" w:rsidRPr="000B1353" w14:paraId="2A1B102A" w14:textId="77777777" w:rsidTr="000B1353">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65559E" w14:textId="77777777" w:rsidR="000B1353" w:rsidRPr="000B1353" w:rsidRDefault="000B1353" w:rsidP="00937755">
            <w:pPr>
              <w:pStyle w:val="table0"/>
            </w:pPr>
            <w:r w:rsidRPr="00937755">
              <w:t>WBBB</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926C70" w14:textId="77777777" w:rsidR="000B1353" w:rsidRPr="000B1353" w:rsidRDefault="000B1353" w:rsidP="00937755">
            <w:pPr>
              <w:pStyle w:val="table0"/>
            </w:pPr>
            <w:r w:rsidRPr="00937755">
              <w:t>0.25</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156B697" w14:textId="77777777" w:rsidR="000B1353" w:rsidRPr="000B1353" w:rsidRDefault="000B1353" w:rsidP="00937755">
            <w:pPr>
              <w:pStyle w:val="table0"/>
            </w:pPr>
            <w:r w:rsidRPr="00937755">
              <w:t>0.63</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A797A6" w14:textId="77777777" w:rsidR="000B1353" w:rsidRPr="000B1353" w:rsidRDefault="000B1353" w:rsidP="00937755">
            <w:pPr>
              <w:pStyle w:val="table0"/>
            </w:pPr>
            <w:r w:rsidRPr="00937755">
              <w:t>0.61</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717825" w14:textId="77777777" w:rsidR="000B1353" w:rsidRPr="000B1353" w:rsidRDefault="000B1353" w:rsidP="00937755">
            <w:pPr>
              <w:pStyle w:val="table0"/>
            </w:pPr>
            <w:r w:rsidRPr="00937755">
              <w:t>0.90</w:t>
            </w:r>
          </w:p>
        </w:tc>
      </w:tr>
    </w:tbl>
    <w:p w14:paraId="658A2EA6" w14:textId="77777777" w:rsidR="000B1353" w:rsidRDefault="000B1353" w:rsidP="000B1353">
      <w:pPr>
        <w:pStyle w:val="TableCaption"/>
      </w:pPr>
    </w:p>
    <w:p w14:paraId="6B47E43C" w14:textId="0309E58C" w:rsidR="000B1353" w:rsidRPr="000B1353" w:rsidRDefault="000B1353" w:rsidP="000B1353">
      <w:pPr>
        <w:pStyle w:val="TableCaption"/>
      </w:pPr>
      <w:r w:rsidRPr="000B1353">
        <w:t xml:space="preserve">Table 2: </w:t>
      </w:r>
      <w:r w:rsidRPr="00937755">
        <w:t>Accuracy statistics from Random Forest models predicting the presence/absence of outbreaks of mountain pine beetle (MPB) in lodgepole pine, spruce beetle (SB) in Engelmann spruce, and western balsam bark beetle (WBBB) in subalpine fir. AUC is the area under the receiver operating characteristic curve. Specificity and sensitivity were calculated using a threshold of 0.33.</w:t>
      </w:r>
    </w:p>
    <w:tbl>
      <w:tblPr>
        <w:tblW w:w="0" w:type="auto"/>
        <w:jc w:val="center"/>
        <w:tblLook w:val="0420" w:firstRow="1" w:lastRow="0" w:firstColumn="0" w:lastColumn="0" w:noHBand="0" w:noVBand="1"/>
      </w:tblPr>
      <w:tblGrid>
        <w:gridCol w:w="907"/>
        <w:gridCol w:w="707"/>
        <w:gridCol w:w="1200"/>
        <w:gridCol w:w="1187"/>
      </w:tblGrid>
      <w:tr w:rsidR="000B1353" w14:paraId="5861BB7A" w14:textId="77777777" w:rsidTr="00937755">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0BCEDA" w14:textId="77777777" w:rsidR="000B1353" w:rsidRDefault="000B1353" w:rsidP="00937755">
            <w:pPr>
              <w:pStyle w:val="table0"/>
            </w:pPr>
            <w:bookmarkStart w:id="687" w:name="OLE_LINK1"/>
            <w:bookmarkStart w:id="688" w:name="OLE_LINK2"/>
            <w:r>
              <w:t>Agent</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00B612E" w14:textId="77777777" w:rsidR="000B1353" w:rsidRDefault="000B1353" w:rsidP="00937755">
            <w:pPr>
              <w:pStyle w:val="table0"/>
            </w:pPr>
            <w:r>
              <w:t>AUC</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9BEF56" w14:textId="77777777" w:rsidR="000B1353" w:rsidRDefault="000B1353" w:rsidP="00937755">
            <w:pPr>
              <w:pStyle w:val="table0"/>
            </w:pPr>
            <w:r>
              <w:t>specificity</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C3996F9" w14:textId="77777777" w:rsidR="000B1353" w:rsidRDefault="000B1353" w:rsidP="00937755">
            <w:pPr>
              <w:pStyle w:val="table0"/>
            </w:pPr>
            <w:r>
              <w:t>sensitivity</w:t>
            </w:r>
          </w:p>
        </w:tc>
      </w:tr>
      <w:tr w:rsidR="000B1353" w14:paraId="7D477B7C" w14:textId="77777777" w:rsidTr="00937755">
        <w:trPr>
          <w:cantSplit/>
          <w:jc w:val="center"/>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21C2D" w14:textId="77777777" w:rsidR="000B1353" w:rsidRDefault="000B1353" w:rsidP="00937755">
            <w:pPr>
              <w:pStyle w:val="table0"/>
            </w:pPr>
            <w:r>
              <w:t>MPB</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FB08F" w14:textId="77777777" w:rsidR="000B1353" w:rsidRDefault="000B1353" w:rsidP="00937755">
            <w:pPr>
              <w:pStyle w:val="table0"/>
            </w:pPr>
            <w:r>
              <w:t>0.84</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518FD" w14:textId="77777777" w:rsidR="000B1353" w:rsidRDefault="000B1353" w:rsidP="00937755">
            <w:pPr>
              <w:pStyle w:val="table0"/>
            </w:pPr>
            <w:r>
              <w:t>0.64</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CA736" w14:textId="77777777" w:rsidR="000B1353" w:rsidRDefault="000B1353" w:rsidP="00937755">
            <w:pPr>
              <w:pStyle w:val="table0"/>
            </w:pPr>
            <w:r>
              <w:t>0.97</w:t>
            </w:r>
          </w:p>
        </w:tc>
      </w:tr>
      <w:tr w:rsidR="000B1353" w14:paraId="042138F1" w14:textId="77777777" w:rsidTr="00937755">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3F15" w14:textId="77777777" w:rsidR="000B1353" w:rsidRDefault="000B1353" w:rsidP="00937755">
            <w:pPr>
              <w:pStyle w:val="table0"/>
            </w:pPr>
            <w:r>
              <w:t>SB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5DCED" w14:textId="77777777" w:rsidR="000B1353" w:rsidRDefault="000B1353" w:rsidP="00937755">
            <w:pPr>
              <w:pStyle w:val="table0"/>
            </w:pPr>
            <w:r>
              <w:t>0.79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930D7" w14:textId="77777777" w:rsidR="000B1353" w:rsidRDefault="000B1353" w:rsidP="00937755">
            <w:pPr>
              <w:pStyle w:val="table0"/>
            </w:pPr>
            <w:r>
              <w:t>0.61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3592F" w14:textId="77777777" w:rsidR="000B1353" w:rsidRDefault="000B1353" w:rsidP="00937755">
            <w:pPr>
              <w:pStyle w:val="table0"/>
            </w:pPr>
            <w:r>
              <w:t>0.92</w:t>
            </w:r>
          </w:p>
        </w:tc>
      </w:tr>
      <w:tr w:rsidR="000B1353" w14:paraId="308104DB" w14:textId="77777777" w:rsidTr="00937755">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92395D" w14:textId="77777777" w:rsidR="000B1353" w:rsidRDefault="000B1353" w:rsidP="00937755">
            <w:pPr>
              <w:pStyle w:val="table0"/>
            </w:pPr>
            <w:r>
              <w:t>WBBB</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9AF6706" w14:textId="77777777" w:rsidR="000B1353" w:rsidRDefault="000B1353" w:rsidP="00937755">
            <w:pPr>
              <w:pStyle w:val="table0"/>
            </w:pPr>
            <w:r>
              <w:t>0.79</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9101A88" w14:textId="77777777" w:rsidR="000B1353" w:rsidRDefault="000B1353" w:rsidP="00937755">
            <w:pPr>
              <w:pStyle w:val="table0"/>
            </w:pPr>
            <w:r>
              <w:t>0.66</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9D6CCF1" w14:textId="77777777" w:rsidR="000B1353" w:rsidRDefault="000B1353" w:rsidP="00937755">
            <w:pPr>
              <w:pStyle w:val="table0"/>
            </w:pPr>
            <w:r>
              <w:t>0.82</w:t>
            </w:r>
          </w:p>
        </w:tc>
      </w:tr>
      <w:bookmarkEnd w:id="687"/>
      <w:bookmarkEnd w:id="688"/>
    </w:tbl>
    <w:p w14:paraId="4BE40A1E" w14:textId="77777777" w:rsidR="004F66BC" w:rsidRDefault="004F66BC" w:rsidP="006A14AC">
      <w:pPr>
        <w:pStyle w:val="ImageCaption"/>
      </w:pPr>
    </w:p>
    <w:p w14:paraId="6AB81484" w14:textId="0DFA9E48" w:rsidR="004F66BC" w:rsidRDefault="004F66BC" w:rsidP="006A14AC">
      <w:pPr>
        <w:pStyle w:val="ImageCaption"/>
      </w:pPr>
      <w:r>
        <w:rPr>
          <w:noProof/>
        </w:rPr>
        <w:lastRenderedPageBreak/>
        <w:drawing>
          <wp:inline distT="0" distB="0" distL="0" distR="0" wp14:anchorId="6296F6BD" wp14:editId="7E52475C">
            <wp:extent cx="3108960" cy="3108960"/>
            <wp:effectExtent l="0" t="0" r="2540" b="254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8960" cy="3108960"/>
                    </a:xfrm>
                    <a:prstGeom prst="rect">
                      <a:avLst/>
                    </a:prstGeom>
                  </pic:spPr>
                </pic:pic>
              </a:graphicData>
            </a:graphic>
          </wp:inline>
        </w:drawing>
      </w:r>
    </w:p>
    <w:p w14:paraId="38BA0352" w14:textId="208E685F" w:rsidR="006A14AC" w:rsidRDefault="006A14AC" w:rsidP="006A14AC">
      <w:pPr>
        <w:pStyle w:val="ImageCaption"/>
        <w:rPr>
          <w:ins w:id="689" w:author="Hart,Sarah" w:date="2022-10-04T11:32:00Z"/>
        </w:rPr>
      </w:pPr>
      <w:r w:rsidRPr="004F66BC">
        <w:t xml:space="preserve">Figure </w:t>
      </w:r>
      <w:del w:id="690" w:author="Hart,Sarah" w:date="2022-10-04T14:53:00Z">
        <w:r w:rsidRPr="004F66BC" w:rsidDel="009D429A">
          <w:delText>9</w:delText>
        </w:r>
      </w:del>
      <w:ins w:id="691" w:author="Hart,Sarah" w:date="2022-10-04T14:53:00Z">
        <w:r w:rsidR="009D429A">
          <w:t>S2</w:t>
        </w:r>
      </w:ins>
      <w:r w:rsidRPr="004F66BC">
        <w:t>: The relative contribution of basal area (BA), quadratic mean diameter (QMD), and host dominance (% BA) to the overall model fit for Random Forest models of mountain pine beetle (MPB; red), spruce beetle (SB; blue); and western balsam bark beetle (WBBB; yellow).</w:t>
      </w:r>
    </w:p>
    <w:p w14:paraId="170A96BC" w14:textId="4F6EB266" w:rsidR="003E6721" w:rsidRPr="004F66BC" w:rsidDel="00DB606C" w:rsidRDefault="00DB606C" w:rsidP="006A14AC">
      <w:pPr>
        <w:pStyle w:val="ImageCaption"/>
        <w:rPr>
          <w:del w:id="692" w:author="Hart,Sarah" w:date="2022-10-04T11:49:00Z"/>
        </w:rPr>
      </w:pPr>
      <w:ins w:id="693" w:author="Hart,Sarah" w:date="2022-10-04T11:49:00Z">
        <w:r>
          <w:rPr>
            <w:i w:val="0"/>
            <w:noProof/>
          </w:rPr>
          <w:lastRenderedPageBreak/>
          <w:drawing>
            <wp:inline distT="0" distB="0" distL="0" distR="0" wp14:anchorId="64BED2A9" wp14:editId="2545DB87">
              <wp:extent cx="3108960" cy="4114800"/>
              <wp:effectExtent l="0" t="0" r="254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08960" cy="4114800"/>
                      </a:xfrm>
                      <a:prstGeom prst="rect">
                        <a:avLst/>
                      </a:prstGeom>
                    </pic:spPr>
                  </pic:pic>
                </a:graphicData>
              </a:graphic>
            </wp:inline>
          </w:drawing>
        </w:r>
      </w:ins>
    </w:p>
    <w:bookmarkEnd w:id="680"/>
    <w:p w14:paraId="5CC8C669" w14:textId="4EA9CE13" w:rsidR="00937755" w:rsidRDefault="00937755">
      <w:pPr>
        <w:pStyle w:val="ImageCaption"/>
        <w:rPr>
          <w:ins w:id="694" w:author="Hart,Sarah" w:date="2022-10-04T11:43:00Z"/>
        </w:rPr>
        <w:pPrChange w:id="695" w:author="Hart,Sarah" w:date="2022-10-04T11:49:00Z">
          <w:pPr>
            <w:pStyle w:val="BodyText"/>
          </w:pPr>
        </w:pPrChange>
      </w:pPr>
    </w:p>
    <w:p w14:paraId="1D709119" w14:textId="391AAB35" w:rsidR="00937755" w:rsidRPr="00BF13B0" w:rsidRDefault="00937755" w:rsidP="00937755">
      <w:pPr>
        <w:pStyle w:val="ImageCaption"/>
        <w:rPr>
          <w:ins w:id="696" w:author="Hart,Sarah" w:date="2022-10-04T11:43:00Z"/>
        </w:rPr>
      </w:pPr>
      <w:ins w:id="697" w:author="Hart,Sarah" w:date="2022-10-04T11:43:00Z">
        <w:r w:rsidRPr="00BF13B0">
          <w:t>Figure S</w:t>
        </w:r>
      </w:ins>
      <w:ins w:id="698" w:author="Hart,Sarah" w:date="2022-10-04T14:53:00Z">
        <w:r w:rsidR="009D429A">
          <w:t>3</w:t>
        </w:r>
      </w:ins>
      <w:ins w:id="699" w:author="Hart,Sarah" w:date="2022-10-04T11:43:00Z">
        <w:r w:rsidRPr="00BF13B0">
          <w:t xml:space="preserve">: </w:t>
        </w:r>
        <w:r w:rsidRPr="00937755">
          <w:t xml:space="preserve">The variation in total basal area (BA), host BA, host quadratic </w:t>
        </w:r>
        <w:proofErr w:type="gramStart"/>
        <w:r w:rsidRPr="00937755">
          <w:t>mean</w:t>
        </w:r>
        <w:proofErr w:type="gramEnd"/>
        <w:r w:rsidRPr="00937755">
          <w:t xml:space="preserve"> diameter (QMD), and host dominance for plots with susceptible lodgepole pine (PICO), Engelmann spruce (PIEN), and subalpine fir (ABLA).</w:t>
        </w:r>
      </w:ins>
    </w:p>
    <w:p w14:paraId="360686DA" w14:textId="60D1AB11" w:rsidR="00353F51" w:rsidRPr="00353F51" w:rsidDel="00937755" w:rsidRDefault="006A14AC">
      <w:pPr>
        <w:pStyle w:val="BodyText"/>
        <w:rPr>
          <w:del w:id="700" w:author="Hart,Sarah" w:date="2022-10-04T11:43:00Z"/>
        </w:rPr>
      </w:pPr>
      <w:del w:id="701" w:author="Hart,Sarah" w:date="2022-10-04T11:43:00Z">
        <w:r w:rsidRPr="004F66BC" w:rsidDel="00937755">
          <w:delText>Patterns of host</w:delText>
        </w:r>
      </w:del>
    </w:p>
    <w:p w14:paraId="5BEFB43C" w14:textId="1BB9114C" w:rsidR="006A14AC" w:rsidRPr="00353F51" w:rsidDel="00937755" w:rsidRDefault="006A14AC">
      <w:pPr>
        <w:pStyle w:val="TOC1"/>
        <w:rPr>
          <w:del w:id="702" w:author="Hart,Sarah" w:date="2022-10-04T11:43:00Z"/>
        </w:rPr>
        <w:pPrChange w:id="703" w:author="Hart,Sarah" w:date="2022-10-04T10:50:00Z">
          <w:pPr>
            <w:pStyle w:val="CaptionedFigure"/>
          </w:pPr>
        </w:pPrChange>
      </w:pPr>
    </w:p>
    <w:p w14:paraId="15E259AF" w14:textId="01BC0505" w:rsidR="006A14AC" w:rsidRPr="004F66BC" w:rsidDel="00937755" w:rsidRDefault="006A14AC" w:rsidP="006A14AC">
      <w:pPr>
        <w:pStyle w:val="ImageCaption"/>
        <w:rPr>
          <w:del w:id="704" w:author="Hart,Sarah" w:date="2022-10-04T11:43:00Z"/>
        </w:rPr>
      </w:pPr>
      <w:del w:id="705" w:author="Hart,Sarah" w:date="2022-10-04T11:43:00Z">
        <w:r w:rsidRPr="004F66BC" w:rsidDel="00937755">
          <w:delText>Figure 12: The probability of outbreak occurrence and basal area loss due to outbreaks of MPB, SB, and WBBB by the identity of susceptible hosts present within the plot. Letters above bars and boxes indicate significant difference between groups, as determined using pairwise proportion tests or a nonparametric Dunn test. In the bottom row, the bottom and top limits of each box are the lower and upper quartiles, respectively; the thick black line within the box is the median; error bars equal ±1.5 times the interquartile range; and points denote outliers, values outside ±1.5 times the interquartile range. For host identities, PICO is lodgepole pine, PIEN is Engelmann spruce, and ABLA is subalpine fir.</w:delText>
        </w:r>
      </w:del>
    </w:p>
    <w:p w14:paraId="27975A07" w14:textId="74A3310F" w:rsidR="006A14AC" w:rsidRPr="004F66BC" w:rsidDel="00353F51" w:rsidRDefault="008852F0">
      <w:pPr>
        <w:pStyle w:val="Titlepage"/>
        <w:rPr>
          <w:del w:id="706" w:author="Hart,Sarah" w:date="2022-10-04T10:50:00Z"/>
        </w:rPr>
        <w:pPrChange w:id="707" w:author="Hart,Sarah" w:date="2022-10-04T10:50:00Z">
          <w:pPr>
            <w:pStyle w:val="CaptionedFigure"/>
          </w:pPr>
        </w:pPrChange>
      </w:pPr>
      <w:del w:id="708" w:author="Hart,Sarah" w:date="2022-10-04T10:49:00Z">
        <w:r w:rsidDel="00353F51">
          <w:rPr>
            <w:b w:val="0"/>
            <w:bCs w:val="0"/>
            <w:noProof/>
          </w:rPr>
          <w:drawing>
            <wp:inline distT="0" distB="0" distL="0" distR="0" wp14:anchorId="6B884CD1" wp14:editId="15D304CD">
              <wp:extent cx="4096512" cy="3657600"/>
              <wp:effectExtent l="0" t="0" r="5715"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96512" cy="3657600"/>
                      </a:xfrm>
                      <a:prstGeom prst="rect">
                        <a:avLst/>
                      </a:prstGeom>
                    </pic:spPr>
                  </pic:pic>
                </a:graphicData>
              </a:graphic>
            </wp:inline>
          </w:drawing>
        </w:r>
      </w:del>
    </w:p>
    <w:p w14:paraId="74659502" w14:textId="24E4B686" w:rsidR="006A14AC" w:rsidRPr="004F66BC" w:rsidDel="00353F51" w:rsidRDefault="006A14AC" w:rsidP="006A14AC">
      <w:pPr>
        <w:pStyle w:val="ImageCaption"/>
        <w:rPr>
          <w:del w:id="709" w:author="Hart,Sarah" w:date="2022-10-04T10:50:00Z"/>
        </w:rPr>
      </w:pPr>
      <w:del w:id="710" w:author="Hart,Sarah" w:date="2022-10-04T10:50:00Z">
        <w:r w:rsidRPr="004F66BC" w:rsidDel="00353F51">
          <w:delText>Figure 13: Variation in the size and density of lodgepole pine (PICO), Engelmann spruce (PIEN), and subalpine fir (ABLA) by the identity of susceptible hosts present within the plot. Letters above boxes indicate significant difference between groups, as determined using nonparametric Mann-Whitney tests (or Dunn test for comparisons where all three hosts were present)/</w:delText>
        </w:r>
      </w:del>
    </w:p>
    <w:p w14:paraId="78125F17" w14:textId="25194199" w:rsidR="006A14AC" w:rsidRPr="004F66BC" w:rsidDel="00937755" w:rsidRDefault="006A14AC" w:rsidP="006A14AC">
      <w:pPr>
        <w:pStyle w:val="BodyText"/>
        <w:rPr>
          <w:del w:id="711" w:author="Hart,Sarah" w:date="2022-10-04T11:43:00Z"/>
        </w:rPr>
      </w:pPr>
    </w:p>
    <w:p w14:paraId="19BC2A66" w14:textId="77777777" w:rsidR="0046432E" w:rsidRPr="004F66BC" w:rsidRDefault="0046432E" w:rsidP="0046432E">
      <w:pPr>
        <w:pStyle w:val="BodyText"/>
      </w:pPr>
    </w:p>
    <w:sectPr w:rsidR="0046432E" w:rsidRPr="004F66BC" w:rsidSect="00F75D17">
      <w:footerReference w:type="even" r:id="rId38"/>
      <w:footerReference w:type="default" r:id="rId39"/>
      <w:pgSz w:w="12240" w:h="15840"/>
      <w:pgMar w:top="1440" w:right="1080" w:bottom="1440" w:left="108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Hart,Sarah" w:date="2022-10-04T14:32:00Z" w:initials="H">
    <w:p w14:paraId="597C92A1" w14:textId="77777777" w:rsidR="000E50D1" w:rsidRDefault="000E50D1" w:rsidP="00ED6133">
      <w:r>
        <w:rPr>
          <w:rStyle w:val="CommentReference"/>
        </w:rPr>
        <w:annotationRef/>
      </w:r>
      <w:r>
        <w:rPr>
          <w:sz w:val="20"/>
          <w:szCs w:val="20"/>
        </w:rPr>
        <w:t>Abstract no more than 350 words and listing the main results and conclusions, using simple, factual, numbered statements. The final point should be headed ‘Synthesis’, and should sum up the paper’s key message in generic terms that can be understood by non-specialists, indicating clearly how this study has advanced ecological understanding. (Translated abstracts in any language can be published alongside our accepted articles)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7C92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6C264" w16cex:dateUtc="2022-10-04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7C92A1" w16cid:durableId="26E6C2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5C67C" w14:textId="77777777" w:rsidR="008753E0" w:rsidRDefault="008753E0" w:rsidP="00D303D3">
      <w:r>
        <w:separator/>
      </w:r>
    </w:p>
    <w:p w14:paraId="6B2C73F6" w14:textId="77777777" w:rsidR="008753E0" w:rsidRDefault="008753E0"/>
  </w:endnote>
  <w:endnote w:type="continuationSeparator" w:id="0">
    <w:p w14:paraId="25545860" w14:textId="77777777" w:rsidR="008753E0" w:rsidRDefault="008753E0" w:rsidP="00D303D3">
      <w:r>
        <w:continuationSeparator/>
      </w:r>
    </w:p>
    <w:p w14:paraId="2FCF2C40" w14:textId="77777777" w:rsidR="008753E0" w:rsidRDefault="008753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8995287"/>
      <w:docPartObj>
        <w:docPartGallery w:val="Page Numbers (Bottom of Page)"/>
        <w:docPartUnique/>
      </w:docPartObj>
    </w:sdtPr>
    <w:sdtContent>
      <w:p w14:paraId="28F8329F" w14:textId="1B2B0BF2" w:rsidR="00D303D3" w:rsidRDefault="00D303D3" w:rsidP="00D303D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A1EC6F" w14:textId="77777777" w:rsidR="00D303D3" w:rsidRDefault="00D303D3" w:rsidP="00D303D3">
    <w:pPr>
      <w:pStyle w:val="Footer"/>
    </w:pPr>
  </w:p>
  <w:p w14:paraId="6E9688FE" w14:textId="77777777" w:rsidR="005E0618" w:rsidRDefault="005E061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2174403"/>
      <w:docPartObj>
        <w:docPartGallery w:val="Page Numbers (Bottom of Page)"/>
        <w:docPartUnique/>
      </w:docPartObj>
    </w:sdtPr>
    <w:sdtContent>
      <w:p w14:paraId="6C19C29D" w14:textId="3EC69B34" w:rsidR="00D303D3" w:rsidRDefault="00D303D3" w:rsidP="00CC6CCA">
        <w:pPr>
          <w:pStyle w:val="Footer"/>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8518EA" w14:textId="77777777" w:rsidR="00D303D3" w:rsidRDefault="00D303D3" w:rsidP="00D303D3">
    <w:pPr>
      <w:pStyle w:val="Footer"/>
    </w:pPr>
  </w:p>
  <w:p w14:paraId="4E99BD33" w14:textId="77777777" w:rsidR="005E0618" w:rsidRDefault="005E061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AC186" w14:textId="77777777" w:rsidR="008753E0" w:rsidRDefault="008753E0" w:rsidP="00D303D3">
      <w:r>
        <w:separator/>
      </w:r>
    </w:p>
    <w:p w14:paraId="484EEA66" w14:textId="77777777" w:rsidR="008753E0" w:rsidRDefault="008753E0"/>
  </w:footnote>
  <w:footnote w:type="continuationSeparator" w:id="0">
    <w:p w14:paraId="430DF5A0" w14:textId="77777777" w:rsidR="008753E0" w:rsidRDefault="008753E0" w:rsidP="00D303D3">
      <w:r>
        <w:continuationSeparator/>
      </w:r>
    </w:p>
    <w:p w14:paraId="0994E394" w14:textId="77777777" w:rsidR="008753E0" w:rsidRDefault="008753E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D9EB8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FFABC3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DEAD2B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E5EE0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FB288A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320F2E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B186A5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78052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6DCB4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F252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970F5B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8CAAC82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31"/>
    <w:multiLevelType w:val="multilevel"/>
    <w:tmpl w:val="F83A882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228E6846"/>
    <w:multiLevelType w:val="hybridMultilevel"/>
    <w:tmpl w:val="386E2716"/>
    <w:lvl w:ilvl="0" w:tplc="0504D548">
      <w:start w:val="1"/>
      <w:numFmt w:val="decimal"/>
      <w:lvlText w:val="%1."/>
      <w:lvlJc w:val="left"/>
      <w:pPr>
        <w:ind w:left="720"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38110FC"/>
    <w:multiLevelType w:val="hybridMultilevel"/>
    <w:tmpl w:val="8FB0F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5A0C07"/>
    <w:multiLevelType w:val="hybridMultilevel"/>
    <w:tmpl w:val="5A2CB92C"/>
    <w:lvl w:ilvl="0" w:tplc="D3E0FA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4442922">
    <w:abstractNumId w:val="10"/>
  </w:num>
  <w:num w:numId="2" w16cid:durableId="354504097">
    <w:abstractNumId w:val="0"/>
  </w:num>
  <w:num w:numId="3" w16cid:durableId="787435460">
    <w:abstractNumId w:val="1"/>
  </w:num>
  <w:num w:numId="4" w16cid:durableId="977223109">
    <w:abstractNumId w:val="2"/>
  </w:num>
  <w:num w:numId="5" w16cid:durableId="1189493047">
    <w:abstractNumId w:val="3"/>
  </w:num>
  <w:num w:numId="6" w16cid:durableId="1613781478">
    <w:abstractNumId w:val="8"/>
  </w:num>
  <w:num w:numId="7" w16cid:durableId="713625717">
    <w:abstractNumId w:val="4"/>
  </w:num>
  <w:num w:numId="8" w16cid:durableId="187109893">
    <w:abstractNumId w:val="5"/>
  </w:num>
  <w:num w:numId="9" w16cid:durableId="262301207">
    <w:abstractNumId w:val="6"/>
  </w:num>
  <w:num w:numId="10" w16cid:durableId="514081750">
    <w:abstractNumId w:val="7"/>
  </w:num>
  <w:num w:numId="11" w16cid:durableId="1181352577">
    <w:abstractNumId w:val="9"/>
  </w:num>
  <w:num w:numId="12" w16cid:durableId="457574755">
    <w:abstractNumId w:val="14"/>
  </w:num>
  <w:num w:numId="13" w16cid:durableId="11530621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33673108">
    <w:abstractNumId w:val="11"/>
  </w:num>
  <w:num w:numId="15" w16cid:durableId="574626559">
    <w:abstractNumId w:val="15"/>
  </w:num>
  <w:num w:numId="16" w16cid:durableId="1112473663">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t,Sarah">
    <w15:presenceInfo w15:providerId="AD" w15:userId="S::sjhart3@colostate.edu::5a2b1c81-be68-47d9-b914-37ad4f60bf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3F3"/>
    <w:rsid w:val="0004732F"/>
    <w:rsid w:val="000619BD"/>
    <w:rsid w:val="000B1353"/>
    <w:rsid w:val="000E50D1"/>
    <w:rsid w:val="00107236"/>
    <w:rsid w:val="00107E2D"/>
    <w:rsid w:val="001166BC"/>
    <w:rsid w:val="0013117F"/>
    <w:rsid w:val="00162392"/>
    <w:rsid w:val="001938DB"/>
    <w:rsid w:val="001B43D1"/>
    <w:rsid w:val="001F7854"/>
    <w:rsid w:val="00200A7D"/>
    <w:rsid w:val="00206075"/>
    <w:rsid w:val="00224683"/>
    <w:rsid w:val="00241AA2"/>
    <w:rsid w:val="00250493"/>
    <w:rsid w:val="002541D3"/>
    <w:rsid w:val="00265419"/>
    <w:rsid w:val="0027191A"/>
    <w:rsid w:val="00290216"/>
    <w:rsid w:val="00292050"/>
    <w:rsid w:val="002A1960"/>
    <w:rsid w:val="002E23BE"/>
    <w:rsid w:val="00317F71"/>
    <w:rsid w:val="00330817"/>
    <w:rsid w:val="003404B1"/>
    <w:rsid w:val="00353F51"/>
    <w:rsid w:val="00365411"/>
    <w:rsid w:val="00393985"/>
    <w:rsid w:val="003D2D9E"/>
    <w:rsid w:val="003E10E9"/>
    <w:rsid w:val="003E6721"/>
    <w:rsid w:val="003E6CF0"/>
    <w:rsid w:val="0042434E"/>
    <w:rsid w:val="00431E82"/>
    <w:rsid w:val="00443EBA"/>
    <w:rsid w:val="00446AA5"/>
    <w:rsid w:val="0046432E"/>
    <w:rsid w:val="00482E74"/>
    <w:rsid w:val="004855DE"/>
    <w:rsid w:val="004A486F"/>
    <w:rsid w:val="004A6DEE"/>
    <w:rsid w:val="004B33DC"/>
    <w:rsid w:val="004B4C9C"/>
    <w:rsid w:val="004F66BC"/>
    <w:rsid w:val="00505F6D"/>
    <w:rsid w:val="00512F75"/>
    <w:rsid w:val="00525988"/>
    <w:rsid w:val="005615D7"/>
    <w:rsid w:val="00590870"/>
    <w:rsid w:val="005E0618"/>
    <w:rsid w:val="005F14DD"/>
    <w:rsid w:val="005F19D4"/>
    <w:rsid w:val="0061713D"/>
    <w:rsid w:val="00634799"/>
    <w:rsid w:val="00670983"/>
    <w:rsid w:val="006A081B"/>
    <w:rsid w:val="006A14AC"/>
    <w:rsid w:val="006A6F6E"/>
    <w:rsid w:val="006E6AE6"/>
    <w:rsid w:val="00704D2E"/>
    <w:rsid w:val="00754BB9"/>
    <w:rsid w:val="00785CB1"/>
    <w:rsid w:val="007B7387"/>
    <w:rsid w:val="007F1B41"/>
    <w:rsid w:val="00826895"/>
    <w:rsid w:val="00854B53"/>
    <w:rsid w:val="008753E0"/>
    <w:rsid w:val="00877826"/>
    <w:rsid w:val="008852F0"/>
    <w:rsid w:val="00937261"/>
    <w:rsid w:val="00937755"/>
    <w:rsid w:val="009B02F7"/>
    <w:rsid w:val="009D429A"/>
    <w:rsid w:val="00A4522F"/>
    <w:rsid w:val="00A80A0F"/>
    <w:rsid w:val="00AB3779"/>
    <w:rsid w:val="00B563C2"/>
    <w:rsid w:val="00BA4C0A"/>
    <w:rsid w:val="00BF13B0"/>
    <w:rsid w:val="00BF5B10"/>
    <w:rsid w:val="00C160B1"/>
    <w:rsid w:val="00C40528"/>
    <w:rsid w:val="00C44CF8"/>
    <w:rsid w:val="00CC09E5"/>
    <w:rsid w:val="00CC6583"/>
    <w:rsid w:val="00CC6CCA"/>
    <w:rsid w:val="00CE3087"/>
    <w:rsid w:val="00CF59F4"/>
    <w:rsid w:val="00D303D3"/>
    <w:rsid w:val="00D36146"/>
    <w:rsid w:val="00D37D89"/>
    <w:rsid w:val="00D46F06"/>
    <w:rsid w:val="00D52A0C"/>
    <w:rsid w:val="00D61A8F"/>
    <w:rsid w:val="00D70431"/>
    <w:rsid w:val="00D86025"/>
    <w:rsid w:val="00DA511B"/>
    <w:rsid w:val="00DB5DCF"/>
    <w:rsid w:val="00DB606C"/>
    <w:rsid w:val="00DF63F3"/>
    <w:rsid w:val="00E03987"/>
    <w:rsid w:val="00E136E1"/>
    <w:rsid w:val="00E45732"/>
    <w:rsid w:val="00E81019"/>
    <w:rsid w:val="00EA446E"/>
    <w:rsid w:val="00EB5C99"/>
    <w:rsid w:val="00EE3F4E"/>
    <w:rsid w:val="00EE4251"/>
    <w:rsid w:val="00F0573C"/>
    <w:rsid w:val="00F33AA4"/>
    <w:rsid w:val="00F55041"/>
    <w:rsid w:val="00F75D17"/>
    <w:rsid w:val="00F9601F"/>
    <w:rsid w:val="00FC32BE"/>
    <w:rsid w:val="00FD3F1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EA2A5"/>
  <w15:docId w15:val="{F9731CE9-ADA7-7048-B8D7-9C64E74C7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03D3"/>
    <w:pPr>
      <w:spacing w:before="180" w:after="180" w:line="360" w:lineRule="auto"/>
    </w:pPr>
    <w:rPr>
      <w:rFonts w:ascii="Times" w:hAnsi="Times"/>
      <w:color w:val="000000" w:themeColor="text1"/>
    </w:rPr>
  </w:style>
  <w:style w:type="paragraph" w:styleId="Heading1">
    <w:name w:val="heading 1"/>
    <w:basedOn w:val="Normal"/>
    <w:next w:val="BodyText"/>
    <w:uiPriority w:val="9"/>
    <w:qFormat/>
    <w:rsid w:val="00E81019"/>
    <w:pPr>
      <w:keepNext/>
      <w:keepLines/>
      <w:spacing w:before="480" w:after="240" w:line="240" w:lineRule="auto"/>
      <w:outlineLvl w:val="0"/>
    </w:pPr>
    <w:rPr>
      <w:rFonts w:eastAsiaTheme="majorEastAsia" w:cstheme="majorBidi"/>
      <w:b/>
      <w:bCs/>
      <w:smallCaps/>
    </w:rPr>
  </w:style>
  <w:style w:type="paragraph" w:styleId="Heading2">
    <w:name w:val="heading 2"/>
    <w:basedOn w:val="Normal"/>
    <w:next w:val="BodyText"/>
    <w:uiPriority w:val="9"/>
    <w:unhideWhenUsed/>
    <w:qFormat/>
    <w:rsid w:val="00E81019"/>
    <w:pPr>
      <w:keepNext/>
      <w:keepLines/>
      <w:spacing w:before="240" w:after="240" w:line="480" w:lineRule="auto"/>
      <w:outlineLvl w:val="1"/>
    </w:pPr>
    <w:rPr>
      <w:rFonts w:eastAsiaTheme="majorEastAsia" w:cstheme="majorBidi"/>
      <w:b/>
      <w:bCs/>
    </w:rPr>
  </w:style>
  <w:style w:type="paragraph" w:styleId="Heading3">
    <w:name w:val="heading 3"/>
    <w:basedOn w:val="Normal"/>
    <w:next w:val="BodyText"/>
    <w:uiPriority w:val="9"/>
    <w:unhideWhenUsed/>
    <w:qFormat/>
    <w:rsid w:val="00E81019"/>
    <w:pPr>
      <w:keepNext/>
      <w:keepLines/>
      <w:spacing w:before="360" w:after="240" w:line="240" w:lineRule="auto"/>
      <w:outlineLvl w:val="2"/>
    </w:pPr>
    <w:rPr>
      <w:rFonts w:eastAsiaTheme="majorEastAsia" w:cstheme="majorBidi"/>
      <w:i/>
      <w:iCs/>
    </w:rPr>
  </w:style>
  <w:style w:type="paragraph" w:styleId="Heading4">
    <w:name w:val="heading 4"/>
    <w:basedOn w:val="Normal"/>
    <w:next w:val="BodyText"/>
    <w:uiPriority w:val="9"/>
    <w:unhideWhenUsed/>
    <w:qFormat/>
    <w:rsid w:val="00EB5C99"/>
    <w:pPr>
      <w:keepNext/>
      <w:keepLines/>
      <w:spacing w:before="200" w:after="0"/>
      <w:outlineLvl w:val="3"/>
    </w:pPr>
    <w:rPr>
      <w:rFonts w:eastAsiaTheme="majorEastAsia" w:cstheme="majorBidi"/>
      <w:bCs/>
      <w:iCs/>
      <w:u w:val="single"/>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03987"/>
    <w:pPr>
      <w:spacing w:before="120" w:after="120" w:line="240" w:lineRule="auto"/>
      <w:contextualSpacing/>
    </w:pPr>
  </w:style>
  <w:style w:type="paragraph" w:customStyle="1" w:styleId="FirstParagraph">
    <w:name w:val="First Paragraph"/>
    <w:basedOn w:val="BodyText"/>
    <w:next w:val="BodyText"/>
    <w:qFormat/>
    <w:rsid w:val="000E50D1"/>
    <w:pPr>
      <w:spacing w:line="480" w:lineRule="auto"/>
      <w:pPrChange w:id="0" w:author="Hart,Sarah" w:date="2022-10-04T14:29:00Z">
        <w:pPr>
          <w:spacing w:before="120" w:after="120"/>
          <w:contextualSpacing/>
        </w:pPr>
      </w:pPrChange>
    </w:pPr>
    <w:rPr>
      <w:rPrChange w:id="0" w:author="Hart,Sarah" w:date="2022-10-04T14:29:00Z">
        <w:rPr>
          <w:rFonts w:ascii="Times" w:eastAsiaTheme="minorHAnsi" w:hAnsi="Times" w:cstheme="minorBidi"/>
          <w:color w:val="000000" w:themeColor="text1"/>
          <w:sz w:val="24"/>
          <w:szCs w:val="24"/>
          <w:lang w:val="en-US" w:eastAsia="en-US" w:bidi="ar-SA"/>
        </w:rPr>
      </w:rPrChange>
    </w:rPr>
  </w:style>
  <w:style w:type="paragraph" w:customStyle="1" w:styleId="Compact">
    <w:name w:val="Compact"/>
    <w:basedOn w:val="BodyText"/>
    <w:qFormat/>
    <w:pPr>
      <w:spacing w:before="36" w:after="36"/>
    </w:pPr>
  </w:style>
  <w:style w:type="paragraph" w:styleId="Title">
    <w:name w:val="Title"/>
    <w:basedOn w:val="Normal"/>
    <w:next w:val="BodyText"/>
    <w:qFormat/>
    <w:rsid w:val="00E03987"/>
    <w:pPr>
      <w:keepNext/>
      <w:keepLines/>
      <w:spacing w:before="0" w:after="160" w:line="240" w:lineRule="auto"/>
      <w:jc w:val="center"/>
    </w:pPr>
    <w:rPr>
      <w:rFonts w:eastAsiaTheme="majorEastAsia" w:cstheme="majorBidi"/>
      <w:b/>
      <w:bCs/>
      <w:sz w:val="28"/>
      <w:szCs w:val="28"/>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E03987"/>
    <w:pPr>
      <w:keepNext/>
      <w:keepLines/>
      <w:jc w:val="center"/>
    </w:pPr>
    <w:rPr>
      <w:rFonts w:ascii="Times" w:hAnsi="Times"/>
      <w:color w:val="000000" w:themeColor="text1"/>
      <w:sz w:val="22"/>
      <w:szCs w:val="22"/>
    </w:rPr>
  </w:style>
  <w:style w:type="paragraph" w:styleId="Date">
    <w:name w:val="Date"/>
    <w:next w:val="BodyText"/>
    <w:qFormat/>
    <w:rsid w:val="00E03987"/>
    <w:pPr>
      <w:keepNext/>
      <w:keepLines/>
      <w:jc w:val="center"/>
    </w:pPr>
    <w:rPr>
      <w:rFonts w:ascii="Times" w:hAnsi="Times"/>
      <w:color w:val="000000" w:themeColor="text1"/>
      <w:sz w:val="22"/>
      <w:szCs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200A7D"/>
    <w:pPr>
      <w:spacing w:after="0" w:line="480" w:lineRule="auto"/>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265419"/>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rsid w:val="00D61A8F"/>
    <w:rPr>
      <w:b/>
      <w:bCs/>
    </w:rPr>
  </w:style>
  <w:style w:type="paragraph" w:customStyle="1" w:styleId="CaptionedFigure">
    <w:name w:val="Captioned Figure"/>
    <w:basedOn w:val="Figure"/>
    <w:rsid w:val="00505F6D"/>
    <w:pPr>
      <w:keepNext/>
      <w:spacing w:line="240" w:lineRule="auto"/>
    </w:pPr>
  </w:style>
  <w:style w:type="character" w:customStyle="1" w:styleId="CaptionChar">
    <w:name w:val="Caption Char"/>
    <w:basedOn w:val="DefaultParagraphFont"/>
    <w:link w:val="Caption"/>
    <w:rsid w:val="00265419"/>
    <w:rPr>
      <w:rFonts w:ascii="Times" w:hAnsi="Times"/>
      <w:i/>
      <w:color w:val="000000" w:themeColor="text1"/>
    </w:rPr>
  </w:style>
  <w:style w:type="character" w:customStyle="1" w:styleId="VerbatimChar">
    <w:name w:val="Verbatim Char"/>
    <w:basedOn w:val="CaptionChar"/>
    <w:link w:val="SourceCode"/>
    <w:rPr>
      <w:rFonts w:ascii="Consolas" w:hAnsi="Consolas"/>
      <w:i/>
      <w:color w:val="000000" w:themeColor="text1"/>
      <w:sz w:val="22"/>
    </w:rPr>
  </w:style>
  <w:style w:type="character" w:customStyle="1" w:styleId="SectionNumber">
    <w:name w:val="Section Number"/>
    <w:basedOn w:val="CaptionChar"/>
    <w:rPr>
      <w:rFonts w:ascii="Times" w:hAnsi="Times"/>
      <w:i/>
      <w:color w:val="000000" w:themeColor="text1"/>
    </w:rPr>
  </w:style>
  <w:style w:type="character" w:styleId="FootnoteReference">
    <w:name w:val="footnote reference"/>
    <w:basedOn w:val="CaptionChar"/>
    <w:rPr>
      <w:rFonts w:ascii="Times" w:hAnsi="Times"/>
      <w:i/>
      <w:color w:val="000000" w:themeColor="text1"/>
      <w:vertAlign w:val="superscript"/>
    </w:rPr>
  </w:style>
  <w:style w:type="character" w:styleId="Hyperlink">
    <w:name w:val="Hyperlink"/>
    <w:basedOn w:val="CaptionChar"/>
    <w:rPr>
      <w:rFonts w:ascii="Times" w:hAnsi="Times"/>
      <w:i/>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color w:val="204A87"/>
      <w:sz w:val="22"/>
      <w:shd w:val="clear" w:color="auto" w:fill="F8F8F8"/>
    </w:rPr>
  </w:style>
  <w:style w:type="character" w:customStyle="1" w:styleId="DataTypeTok">
    <w:name w:val="DataTypeTok"/>
    <w:basedOn w:val="VerbatimChar"/>
    <w:rPr>
      <w:rFonts w:ascii="Consolas" w:hAnsi="Consolas"/>
      <w:i/>
      <w:color w:val="204A87"/>
      <w:sz w:val="22"/>
      <w:shd w:val="clear" w:color="auto" w:fill="F8F8F8"/>
    </w:rPr>
  </w:style>
  <w:style w:type="character" w:customStyle="1" w:styleId="DecValTok">
    <w:name w:val="DecValTok"/>
    <w:basedOn w:val="VerbatimChar"/>
    <w:rPr>
      <w:rFonts w:ascii="Consolas" w:hAnsi="Consolas"/>
      <w:i/>
      <w:color w:val="0000CF"/>
      <w:sz w:val="22"/>
      <w:shd w:val="clear" w:color="auto" w:fill="F8F8F8"/>
    </w:rPr>
  </w:style>
  <w:style w:type="character" w:customStyle="1" w:styleId="BaseNTok">
    <w:name w:val="BaseNTok"/>
    <w:basedOn w:val="VerbatimChar"/>
    <w:rPr>
      <w:rFonts w:ascii="Consolas" w:hAnsi="Consolas"/>
      <w:i/>
      <w:color w:val="0000CF"/>
      <w:sz w:val="22"/>
      <w:shd w:val="clear" w:color="auto" w:fill="F8F8F8"/>
    </w:rPr>
  </w:style>
  <w:style w:type="character" w:customStyle="1" w:styleId="FloatTok">
    <w:name w:val="FloatTok"/>
    <w:basedOn w:val="VerbatimChar"/>
    <w:rPr>
      <w:rFonts w:ascii="Consolas" w:hAnsi="Consolas"/>
      <w:i/>
      <w:color w:val="0000CF"/>
      <w:sz w:val="22"/>
      <w:shd w:val="clear" w:color="auto" w:fill="F8F8F8"/>
    </w:rPr>
  </w:style>
  <w:style w:type="character" w:customStyle="1" w:styleId="ConstantTok">
    <w:name w:val="ConstantTok"/>
    <w:basedOn w:val="VerbatimChar"/>
    <w:rPr>
      <w:rFonts w:ascii="Consolas" w:hAnsi="Consolas"/>
      <w:i/>
      <w:color w:val="000000"/>
      <w:sz w:val="22"/>
      <w:shd w:val="clear" w:color="auto" w:fill="F8F8F8"/>
    </w:rPr>
  </w:style>
  <w:style w:type="character" w:customStyle="1" w:styleId="CharTok">
    <w:name w:val="CharTok"/>
    <w:basedOn w:val="VerbatimChar"/>
    <w:rPr>
      <w:rFonts w:ascii="Consolas" w:hAnsi="Consolas"/>
      <w:i/>
      <w:color w:val="4E9A06"/>
      <w:sz w:val="22"/>
      <w:shd w:val="clear" w:color="auto" w:fill="F8F8F8"/>
    </w:rPr>
  </w:style>
  <w:style w:type="character" w:customStyle="1" w:styleId="SpecialCharTok">
    <w:name w:val="SpecialCharTok"/>
    <w:basedOn w:val="VerbatimChar"/>
    <w:rPr>
      <w:rFonts w:ascii="Consolas" w:hAnsi="Consolas"/>
      <w:i/>
      <w:color w:val="000000"/>
      <w:sz w:val="22"/>
      <w:shd w:val="clear" w:color="auto" w:fill="F8F8F8"/>
    </w:rPr>
  </w:style>
  <w:style w:type="character" w:customStyle="1" w:styleId="StringTok">
    <w:name w:val="StringTok"/>
    <w:basedOn w:val="VerbatimChar"/>
    <w:rPr>
      <w:rFonts w:ascii="Consolas" w:hAnsi="Consolas"/>
      <w:i/>
      <w:color w:val="4E9A06"/>
      <w:sz w:val="22"/>
      <w:shd w:val="clear" w:color="auto" w:fill="F8F8F8"/>
    </w:rPr>
  </w:style>
  <w:style w:type="character" w:customStyle="1" w:styleId="VerbatimStringTok">
    <w:name w:val="VerbatimStringTok"/>
    <w:basedOn w:val="VerbatimChar"/>
    <w:rPr>
      <w:rFonts w:ascii="Consolas" w:hAnsi="Consolas"/>
      <w:i/>
      <w:color w:val="4E9A06"/>
      <w:sz w:val="22"/>
      <w:shd w:val="clear" w:color="auto" w:fill="F8F8F8"/>
    </w:rPr>
  </w:style>
  <w:style w:type="character" w:customStyle="1" w:styleId="SpecialStringTok">
    <w:name w:val="SpecialStringTok"/>
    <w:basedOn w:val="VerbatimChar"/>
    <w:rPr>
      <w:rFonts w:ascii="Consolas" w:hAnsi="Consolas"/>
      <w:i/>
      <w:color w:val="4E9A06"/>
      <w:sz w:val="22"/>
      <w:shd w:val="clear" w:color="auto" w:fill="F8F8F8"/>
    </w:rPr>
  </w:style>
  <w:style w:type="character" w:customStyle="1" w:styleId="ImportTok">
    <w:name w:val="ImportTok"/>
    <w:basedOn w:val="VerbatimChar"/>
    <w:rPr>
      <w:rFonts w:ascii="Consolas" w:hAnsi="Consolas"/>
      <w:i/>
      <w:color w:val="000000" w:themeColor="text1"/>
      <w:sz w:val="22"/>
      <w:shd w:val="clear" w:color="auto" w:fill="F8F8F8"/>
    </w:rPr>
  </w:style>
  <w:style w:type="character" w:customStyle="1" w:styleId="CommentTok">
    <w:name w:val="CommentTok"/>
    <w:basedOn w:val="VerbatimChar"/>
    <w:rPr>
      <w:rFonts w:ascii="Consolas" w:hAnsi="Consolas"/>
      <w:i w:val="0"/>
      <w:color w:val="8F5902"/>
      <w:sz w:val="22"/>
      <w:shd w:val="clear" w:color="auto" w:fill="F8F8F8"/>
    </w:rPr>
  </w:style>
  <w:style w:type="character" w:customStyle="1" w:styleId="DocumentationTok">
    <w:name w:val="DocumentationTok"/>
    <w:basedOn w:val="VerbatimChar"/>
    <w:rPr>
      <w:rFonts w:ascii="Consolas" w:hAnsi="Consolas"/>
      <w:b/>
      <w:i w:val="0"/>
      <w:color w:val="8F5902"/>
      <w:sz w:val="22"/>
      <w:shd w:val="clear" w:color="auto" w:fill="F8F8F8"/>
    </w:rPr>
  </w:style>
  <w:style w:type="character" w:customStyle="1" w:styleId="AnnotationTok">
    <w:name w:val="AnnotationTok"/>
    <w:basedOn w:val="VerbatimChar"/>
    <w:rPr>
      <w:rFonts w:ascii="Consolas" w:hAnsi="Consolas"/>
      <w:b/>
      <w:i w:val="0"/>
      <w:color w:val="8F5902"/>
      <w:sz w:val="22"/>
      <w:shd w:val="clear" w:color="auto" w:fill="F8F8F8"/>
    </w:rPr>
  </w:style>
  <w:style w:type="character" w:customStyle="1" w:styleId="CommentVarTok">
    <w:name w:val="CommentVarTok"/>
    <w:basedOn w:val="VerbatimChar"/>
    <w:rPr>
      <w:rFonts w:ascii="Consolas" w:hAnsi="Consolas"/>
      <w:b/>
      <w:i w:val="0"/>
      <w:color w:val="8F5902"/>
      <w:sz w:val="22"/>
      <w:shd w:val="clear" w:color="auto" w:fill="F8F8F8"/>
    </w:rPr>
  </w:style>
  <w:style w:type="character" w:customStyle="1" w:styleId="OtherTok">
    <w:name w:val="OtherTok"/>
    <w:basedOn w:val="VerbatimChar"/>
    <w:rPr>
      <w:rFonts w:ascii="Consolas" w:hAnsi="Consolas"/>
      <w:i/>
      <w:color w:val="8F5902"/>
      <w:sz w:val="22"/>
      <w:shd w:val="clear" w:color="auto" w:fill="F8F8F8"/>
    </w:rPr>
  </w:style>
  <w:style w:type="character" w:customStyle="1" w:styleId="FunctionTok">
    <w:name w:val="FunctionTok"/>
    <w:basedOn w:val="VerbatimChar"/>
    <w:rPr>
      <w:rFonts w:ascii="Consolas" w:hAnsi="Consolas"/>
      <w:i/>
      <w:color w:val="000000"/>
      <w:sz w:val="22"/>
      <w:shd w:val="clear" w:color="auto" w:fill="F8F8F8"/>
    </w:rPr>
  </w:style>
  <w:style w:type="character" w:customStyle="1" w:styleId="VariableTok">
    <w:name w:val="VariableTok"/>
    <w:basedOn w:val="VerbatimChar"/>
    <w:rPr>
      <w:rFonts w:ascii="Consolas" w:hAnsi="Consolas"/>
      <w:i/>
      <w:color w:val="000000"/>
      <w:sz w:val="22"/>
      <w:shd w:val="clear" w:color="auto" w:fill="F8F8F8"/>
    </w:rPr>
  </w:style>
  <w:style w:type="character" w:customStyle="1" w:styleId="ControlFlowTok">
    <w:name w:val="ControlFlowTok"/>
    <w:basedOn w:val="VerbatimChar"/>
    <w:rPr>
      <w:rFonts w:ascii="Consolas" w:hAnsi="Consolas"/>
      <w:b/>
      <w:i/>
      <w:color w:val="204A87"/>
      <w:sz w:val="22"/>
      <w:shd w:val="clear" w:color="auto" w:fill="F8F8F8"/>
    </w:rPr>
  </w:style>
  <w:style w:type="character" w:customStyle="1" w:styleId="OperatorTok">
    <w:name w:val="OperatorTok"/>
    <w:basedOn w:val="VerbatimChar"/>
    <w:rPr>
      <w:rFonts w:ascii="Consolas" w:hAnsi="Consolas"/>
      <w:b/>
      <w:i/>
      <w:color w:val="CE5C00"/>
      <w:sz w:val="22"/>
      <w:shd w:val="clear" w:color="auto" w:fill="F8F8F8"/>
    </w:rPr>
  </w:style>
  <w:style w:type="character" w:customStyle="1" w:styleId="BuiltInTok">
    <w:name w:val="BuiltInTok"/>
    <w:basedOn w:val="VerbatimChar"/>
    <w:rPr>
      <w:rFonts w:ascii="Consolas" w:hAnsi="Consolas"/>
      <w:i/>
      <w:color w:val="000000" w:themeColor="text1"/>
      <w:sz w:val="22"/>
      <w:shd w:val="clear" w:color="auto" w:fill="F8F8F8"/>
    </w:rPr>
  </w:style>
  <w:style w:type="character" w:customStyle="1" w:styleId="ExtensionTok">
    <w:name w:val="ExtensionTok"/>
    <w:basedOn w:val="VerbatimChar"/>
    <w:rPr>
      <w:rFonts w:ascii="Consolas" w:hAnsi="Consolas"/>
      <w:i/>
      <w:color w:val="000000" w:themeColor="text1"/>
      <w:sz w:val="22"/>
      <w:shd w:val="clear" w:color="auto" w:fill="F8F8F8"/>
    </w:rPr>
  </w:style>
  <w:style w:type="character" w:customStyle="1" w:styleId="PreprocessorTok">
    <w:name w:val="PreprocessorTok"/>
    <w:basedOn w:val="VerbatimChar"/>
    <w:rPr>
      <w:rFonts w:ascii="Consolas" w:hAnsi="Consolas"/>
      <w:i w:val="0"/>
      <w:color w:val="8F5902"/>
      <w:sz w:val="22"/>
      <w:shd w:val="clear" w:color="auto" w:fill="F8F8F8"/>
    </w:rPr>
  </w:style>
  <w:style w:type="character" w:customStyle="1" w:styleId="AttributeTok">
    <w:name w:val="AttributeTok"/>
    <w:basedOn w:val="VerbatimChar"/>
    <w:rPr>
      <w:rFonts w:ascii="Consolas" w:hAnsi="Consolas"/>
      <w:i/>
      <w:color w:val="C4A000"/>
      <w:sz w:val="22"/>
      <w:shd w:val="clear" w:color="auto" w:fill="F8F8F8"/>
    </w:rPr>
  </w:style>
  <w:style w:type="character" w:customStyle="1" w:styleId="RegionMarkerTok">
    <w:name w:val="RegionMarkerTok"/>
    <w:basedOn w:val="VerbatimChar"/>
    <w:rPr>
      <w:rFonts w:ascii="Consolas" w:hAnsi="Consolas"/>
      <w:i/>
      <w:color w:val="000000" w:themeColor="text1"/>
      <w:sz w:val="22"/>
      <w:shd w:val="clear" w:color="auto" w:fill="F8F8F8"/>
    </w:rPr>
  </w:style>
  <w:style w:type="character" w:customStyle="1" w:styleId="InformationTok">
    <w:name w:val="InformationTok"/>
    <w:basedOn w:val="VerbatimChar"/>
    <w:rPr>
      <w:rFonts w:ascii="Consolas" w:hAnsi="Consolas"/>
      <w:b/>
      <w:i w:val="0"/>
      <w:color w:val="8F5902"/>
      <w:sz w:val="22"/>
      <w:shd w:val="clear" w:color="auto" w:fill="F8F8F8"/>
    </w:rPr>
  </w:style>
  <w:style w:type="character" w:customStyle="1" w:styleId="WarningTok">
    <w:name w:val="WarningTok"/>
    <w:basedOn w:val="VerbatimChar"/>
    <w:rPr>
      <w:rFonts w:ascii="Consolas" w:hAnsi="Consolas"/>
      <w:b/>
      <w:i w:val="0"/>
      <w:color w:val="8F5902"/>
      <w:sz w:val="22"/>
      <w:shd w:val="clear" w:color="auto" w:fill="F8F8F8"/>
    </w:rPr>
  </w:style>
  <w:style w:type="character" w:customStyle="1" w:styleId="AlertTok">
    <w:name w:val="AlertTok"/>
    <w:basedOn w:val="VerbatimChar"/>
    <w:rPr>
      <w:rFonts w:ascii="Consolas" w:hAnsi="Consolas"/>
      <w:i/>
      <w:color w:val="EF2929"/>
      <w:sz w:val="22"/>
      <w:shd w:val="clear" w:color="auto" w:fill="F8F8F8"/>
    </w:rPr>
  </w:style>
  <w:style w:type="character" w:customStyle="1" w:styleId="ErrorTok">
    <w:name w:val="ErrorTok"/>
    <w:basedOn w:val="VerbatimChar"/>
    <w:rPr>
      <w:rFonts w:ascii="Consolas" w:hAnsi="Consolas"/>
      <w:b/>
      <w:i/>
      <w:color w:val="A40000"/>
      <w:sz w:val="22"/>
      <w:shd w:val="clear" w:color="auto" w:fill="F8F8F8"/>
    </w:rPr>
  </w:style>
  <w:style w:type="character" w:customStyle="1" w:styleId="NormalTok">
    <w:name w:val="NormalTok"/>
    <w:basedOn w:val="VerbatimChar"/>
    <w:rPr>
      <w:rFonts w:ascii="Consolas" w:hAnsi="Consolas"/>
      <w:i/>
      <w:color w:val="000000" w:themeColor="text1"/>
      <w:sz w:val="22"/>
      <w:shd w:val="clear" w:color="auto" w:fill="F8F8F8"/>
    </w:rPr>
  </w:style>
  <w:style w:type="character" w:customStyle="1" w:styleId="BodyTextChar">
    <w:name w:val="Body Text Char"/>
    <w:basedOn w:val="DefaultParagraphFont"/>
    <w:link w:val="BodyText"/>
    <w:rsid w:val="00E03987"/>
    <w:rPr>
      <w:rFonts w:ascii="Times" w:hAnsi="Times"/>
      <w:color w:val="000000" w:themeColor="text1"/>
    </w:rPr>
  </w:style>
  <w:style w:type="paragraph" w:styleId="Footer">
    <w:name w:val="footer"/>
    <w:basedOn w:val="Normal"/>
    <w:link w:val="FooterChar"/>
    <w:unhideWhenUsed/>
    <w:rsid w:val="00D303D3"/>
    <w:pPr>
      <w:tabs>
        <w:tab w:val="center" w:pos="4680"/>
        <w:tab w:val="right" w:pos="9360"/>
      </w:tabs>
      <w:spacing w:before="0" w:after="0"/>
    </w:pPr>
  </w:style>
  <w:style w:type="character" w:customStyle="1" w:styleId="FooterChar">
    <w:name w:val="Footer Char"/>
    <w:basedOn w:val="DefaultParagraphFont"/>
    <w:link w:val="Footer"/>
    <w:rsid w:val="00D303D3"/>
    <w:rPr>
      <w:rFonts w:ascii="Times" w:hAnsi="Times"/>
      <w:color w:val="000000" w:themeColor="text1"/>
    </w:rPr>
  </w:style>
  <w:style w:type="character" w:styleId="PageNumber">
    <w:name w:val="page number"/>
    <w:basedOn w:val="DefaultParagraphFont"/>
    <w:semiHidden/>
    <w:unhideWhenUsed/>
    <w:rsid w:val="00D303D3"/>
  </w:style>
  <w:style w:type="paragraph" w:styleId="Header">
    <w:name w:val="header"/>
    <w:basedOn w:val="Normal"/>
    <w:link w:val="HeaderChar"/>
    <w:unhideWhenUsed/>
    <w:rsid w:val="00CC6CCA"/>
    <w:pPr>
      <w:tabs>
        <w:tab w:val="center" w:pos="4680"/>
        <w:tab w:val="right" w:pos="9360"/>
      </w:tabs>
      <w:spacing w:before="0" w:after="0" w:line="240" w:lineRule="auto"/>
    </w:pPr>
  </w:style>
  <w:style w:type="character" w:customStyle="1" w:styleId="HeaderChar">
    <w:name w:val="Header Char"/>
    <w:basedOn w:val="DefaultParagraphFont"/>
    <w:link w:val="Header"/>
    <w:rsid w:val="00CC6CCA"/>
    <w:rPr>
      <w:rFonts w:ascii="Times" w:hAnsi="Times"/>
      <w:color w:val="000000" w:themeColor="text1"/>
    </w:rPr>
  </w:style>
  <w:style w:type="character" w:styleId="LineNumber">
    <w:name w:val="line number"/>
    <w:basedOn w:val="DefaultParagraphFont"/>
    <w:semiHidden/>
    <w:unhideWhenUsed/>
    <w:rsid w:val="00D52A0C"/>
  </w:style>
  <w:style w:type="paragraph" w:customStyle="1" w:styleId="Titlepage">
    <w:name w:val="Title page"/>
    <w:basedOn w:val="Title"/>
    <w:qFormat/>
    <w:rsid w:val="00F75D17"/>
    <w:pPr>
      <w:jc w:val="left"/>
    </w:pPr>
    <w:rPr>
      <w:sz w:val="24"/>
    </w:rPr>
  </w:style>
  <w:style w:type="character" w:styleId="UnresolvedMention">
    <w:name w:val="Unresolved Mention"/>
    <w:basedOn w:val="DefaultParagraphFont"/>
    <w:uiPriority w:val="99"/>
    <w:semiHidden/>
    <w:unhideWhenUsed/>
    <w:rsid w:val="00F75D17"/>
    <w:rPr>
      <w:color w:val="605E5C"/>
      <w:shd w:val="clear" w:color="auto" w:fill="E1DFDD"/>
    </w:rPr>
  </w:style>
  <w:style w:type="paragraph" w:styleId="Revision">
    <w:name w:val="Revision"/>
    <w:hidden/>
    <w:semiHidden/>
    <w:rsid w:val="008852F0"/>
    <w:pPr>
      <w:spacing w:after="0"/>
    </w:pPr>
    <w:rPr>
      <w:rFonts w:ascii="Times" w:hAnsi="Times"/>
      <w:color w:val="000000" w:themeColor="text1"/>
    </w:rPr>
  </w:style>
  <w:style w:type="paragraph" w:customStyle="1" w:styleId="table0">
    <w:name w:val="table"/>
    <w:basedOn w:val="Normal"/>
    <w:qFormat/>
    <w:rsid w:val="000B1353"/>
    <w:pPr>
      <w:keepNext/>
      <w:pBdr>
        <w:top w:val="none" w:sz="0" w:space="0" w:color="000000"/>
        <w:left w:val="none" w:sz="0" w:space="0" w:color="000000"/>
        <w:bottom w:val="none" w:sz="0" w:space="0" w:color="000000"/>
        <w:right w:val="none" w:sz="0" w:space="0" w:color="000000"/>
      </w:pBdr>
      <w:spacing w:before="100" w:after="100" w:line="240" w:lineRule="auto"/>
      <w:ind w:left="100" w:right="100"/>
      <w:jc w:val="center"/>
    </w:pPr>
    <w:rPr>
      <w:rFonts w:eastAsia="Helvetica" w:cs="Helvetica"/>
      <w:color w:val="000000"/>
    </w:rPr>
  </w:style>
  <w:style w:type="paragraph" w:styleId="TOC1">
    <w:name w:val="toc 1"/>
    <w:basedOn w:val="Normal"/>
    <w:next w:val="Normal"/>
    <w:autoRedefine/>
    <w:unhideWhenUsed/>
    <w:rsid w:val="00353F51"/>
    <w:pPr>
      <w:spacing w:after="100"/>
    </w:pPr>
  </w:style>
  <w:style w:type="character" w:styleId="CommentReference">
    <w:name w:val="annotation reference"/>
    <w:basedOn w:val="DefaultParagraphFont"/>
    <w:semiHidden/>
    <w:unhideWhenUsed/>
    <w:rsid w:val="000E50D1"/>
    <w:rPr>
      <w:sz w:val="16"/>
      <w:szCs w:val="16"/>
    </w:rPr>
  </w:style>
  <w:style w:type="paragraph" w:styleId="CommentText">
    <w:name w:val="annotation text"/>
    <w:basedOn w:val="Normal"/>
    <w:link w:val="CommentTextChar"/>
    <w:semiHidden/>
    <w:unhideWhenUsed/>
    <w:rsid w:val="000E50D1"/>
    <w:pPr>
      <w:spacing w:line="240" w:lineRule="auto"/>
    </w:pPr>
    <w:rPr>
      <w:sz w:val="20"/>
      <w:szCs w:val="20"/>
    </w:rPr>
  </w:style>
  <w:style w:type="character" w:customStyle="1" w:styleId="CommentTextChar">
    <w:name w:val="Comment Text Char"/>
    <w:basedOn w:val="DefaultParagraphFont"/>
    <w:link w:val="CommentText"/>
    <w:semiHidden/>
    <w:rsid w:val="000E50D1"/>
    <w:rPr>
      <w:rFonts w:ascii="Times" w:hAnsi="Times"/>
      <w:color w:val="000000" w:themeColor="text1"/>
      <w:sz w:val="20"/>
      <w:szCs w:val="20"/>
    </w:rPr>
  </w:style>
  <w:style w:type="paragraph" w:styleId="CommentSubject">
    <w:name w:val="annotation subject"/>
    <w:basedOn w:val="CommentText"/>
    <w:next w:val="CommentText"/>
    <w:link w:val="CommentSubjectChar"/>
    <w:semiHidden/>
    <w:unhideWhenUsed/>
    <w:rsid w:val="000E50D1"/>
    <w:rPr>
      <w:b/>
      <w:bCs/>
    </w:rPr>
  </w:style>
  <w:style w:type="character" w:customStyle="1" w:styleId="CommentSubjectChar">
    <w:name w:val="Comment Subject Char"/>
    <w:basedOn w:val="CommentTextChar"/>
    <w:link w:val="CommentSubject"/>
    <w:semiHidden/>
    <w:rsid w:val="000E50D1"/>
    <w:rPr>
      <w:rFonts w:ascii="Times" w:hAnsi="Times"/>
      <w:b/>
      <w:bCs/>
      <w:color w:val="000000" w:themeColor="text1"/>
      <w:sz w:val="20"/>
      <w:szCs w:val="20"/>
    </w:rPr>
  </w:style>
  <w:style w:type="paragraph" w:customStyle="1" w:styleId="Body">
    <w:name w:val="Body"/>
    <w:basedOn w:val="FirstParagraph"/>
    <w:qFormat/>
    <w:rsid w:val="00E81019"/>
    <w:pPr>
      <w:ind w:firstLine="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doi.org/10.1146/annurev.ecolsys.110308.120242" TargetMode="External"/><Relationship Id="rId26" Type="http://schemas.openxmlformats.org/officeDocument/2006/relationships/hyperlink" Target="https://doi.org/10.1890/0012-9615(1998)068%5b0465:PAOTSF%5d2.0.CO;2" TargetMode="External"/><Relationship Id="rId39" Type="http://schemas.openxmlformats.org/officeDocument/2006/relationships/footer" Target="footer2.xml"/><Relationship Id="rId21" Type="http://schemas.openxmlformats.org/officeDocument/2006/relationships/hyperlink" Target="http://www.fia.fs.fed.us/library/database-documentation/" TargetMode="External"/><Relationship Id="rId34" Type="http://schemas.openxmlformats.org/officeDocument/2006/relationships/image" Target="media/image7.jpg"/><Relationship Id="rId42"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www.springerlink.com/index/U0P06167N6173512.pdf" TargetMode="External"/><Relationship Id="rId29" Type="http://schemas.openxmlformats.org/officeDocument/2006/relationships/hyperlink" Target="https://doi.org/10.2307/1942161" TargetMode="External"/><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hyperlink" Target="https://doi.org/10.7809/b-e.00079" TargetMode="External"/><Relationship Id="rId32" Type="http://schemas.openxmlformats.org/officeDocument/2006/relationships/hyperlink" Target="https://doi.org/10.1007/s40725-020-00123-6" TargetMode="External"/><Relationship Id="rId37" Type="http://schemas.openxmlformats.org/officeDocument/2006/relationships/image" Target="media/image10.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doi.org/10.1890/11-1055.1" TargetMode="External"/><Relationship Id="rId28" Type="http://schemas.openxmlformats.org/officeDocument/2006/relationships/hyperlink" Target="https://doi.org/10.1016/j.foreco.2020.118133" TargetMode="External"/><Relationship Id="rId36" Type="http://schemas.openxmlformats.org/officeDocument/2006/relationships/image" Target="media/image9.jpeg"/><Relationship Id="rId10" Type="http://schemas.microsoft.com/office/2018/08/relationships/commentsExtensible" Target="commentsExtensible.xml"/><Relationship Id="rId19" Type="http://schemas.openxmlformats.org/officeDocument/2006/relationships/hyperlink" Target="https://doi.org/10.3390/f10100866" TargetMode="External"/><Relationship Id="rId31" Type="http://schemas.openxmlformats.org/officeDocument/2006/relationships/hyperlink" Target="https://doi.org/10.1093/jof/103.6.280"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hyperlink" Target="https://doi.org/10.1111/1365-2664.12175" TargetMode="External"/><Relationship Id="rId27" Type="http://schemas.openxmlformats.org/officeDocument/2006/relationships/hyperlink" Target="https://doi.org/10.1146/annurev-ento-041720-075234" TargetMode="External"/><Relationship Id="rId30" Type="http://schemas.openxmlformats.org/officeDocument/2006/relationships/hyperlink" Target="https://doi.org/10.1111/j.1439-0418.2011.01624.x" TargetMode="External"/><Relationship Id="rId35" Type="http://schemas.openxmlformats.org/officeDocument/2006/relationships/image" Target="media/image8.jpeg"/><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cran.r-project.org/web/packages/ALEPlot/index.html" TargetMode="External"/><Relationship Id="rId25" Type="http://schemas.openxmlformats.org/officeDocument/2006/relationships/hyperlink" Target="https://doi.org/10.1016/j.foreco.2020.118402" TargetMode="External"/><Relationship Id="rId33" Type="http://schemas.openxmlformats.org/officeDocument/2006/relationships/hyperlink" Target="https://doi.org/10.2307/2261392"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30</Pages>
  <Words>10750</Words>
  <Characters>61276</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Word template</vt:lpstr>
    </vt:vector>
  </TitlesOfParts>
  <Company/>
  <LinksUpToDate>false</LinksUpToDate>
  <CharactersWithSpaces>71883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template</dc:title>
  <dc:creator>Sarah J. Hart</dc:creator>
  <cp:keywords/>
  <cp:lastModifiedBy>Hart,Sarah</cp:lastModifiedBy>
  <cp:revision>7</cp:revision>
  <dcterms:created xsi:type="dcterms:W3CDTF">2022-10-04T21:11:00Z</dcterms:created>
  <dcterms:modified xsi:type="dcterms:W3CDTF">2022-10-18T14:50:00Z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July 25, 2021</vt:lpwstr>
  </property>
  <property fmtid="{D5CDD505-2E9C-101B-9397-08002B2CF9AE}" pid="3" name="documentclass">
    <vt:lpwstr>article</vt:lpwstr>
  </property>
  <property fmtid="{D5CDD505-2E9C-101B-9397-08002B2CF9AE}" pid="4" name="email">
    <vt:lpwstr>sarah.hart@colostate.edu</vt:lpwstr>
  </property>
  <property fmtid="{D5CDD505-2E9C-101B-9397-08002B2CF9AE}" pid="5" name="output">
    <vt:lpwstr/>
  </property>
  <property fmtid="{D5CDD505-2E9C-101B-9397-08002B2CF9AE}" pid="6" name="ZOTERO_PREF_1">
    <vt:lpwstr>&lt;data data-version="3" zotero-version="6.0.14"&gt;&lt;session id="X2aGYq81"/&gt;&lt;style id="http://www.zotero.org/styles/ecology" hasBibliography="1" bibliographyStyleHasBeenSet="1"/&gt;&lt;prefs&gt;&lt;pref name="fieldType" value="Field"/&gt;&lt;pref name="automaticJournalAbbreviat</vt:lpwstr>
  </property>
  <property fmtid="{D5CDD505-2E9C-101B-9397-08002B2CF9AE}" pid="7" name="ZOTERO_PREF_2">
    <vt:lpwstr>ions" value="true"/&gt;&lt;/prefs&gt;&lt;/data&gt;</vt:lpwstr>
  </property>
</Properties>
</file>